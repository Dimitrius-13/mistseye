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B44B" w14:textId="77777777" w:rsidR="008542CD" w:rsidRPr="008542CD" w:rsidRDefault="008542CD" w:rsidP="00130DE2">
      <w:pPr>
        <w:jc w:val="center"/>
        <w:rPr>
          <w:b/>
          <w:bCs/>
        </w:rPr>
      </w:pPr>
      <w:r w:rsidRPr="008542CD">
        <w:rPr>
          <w:b/>
          <w:bCs/>
        </w:rPr>
        <w:t>ДОГОВІР ПУБЛІЧНОЇ ОФЕРТИ</w:t>
      </w:r>
    </w:p>
    <w:p w14:paraId="1FA74F2E" w14:textId="77777777" w:rsidR="008542CD" w:rsidRPr="008542CD" w:rsidRDefault="008542CD" w:rsidP="00130DE2">
      <w:pPr>
        <w:jc w:val="center"/>
        <w:rPr>
          <w:b/>
          <w:bCs/>
        </w:rPr>
      </w:pPr>
      <w:r w:rsidRPr="008542CD">
        <w:rPr>
          <w:b/>
          <w:bCs/>
        </w:rPr>
        <w:t>на оренду індивідуального складського боксу (комірки)</w:t>
      </w:r>
    </w:p>
    <w:p w14:paraId="70955872" w14:textId="6A144A81" w:rsidR="008542CD" w:rsidRDefault="008542CD" w:rsidP="00130DE2">
      <w:pPr>
        <w:jc w:val="both"/>
        <w:rPr>
          <w:b/>
          <w:bCs/>
        </w:rPr>
      </w:pPr>
      <w:r w:rsidRPr="008542CD">
        <w:rPr>
          <w:b/>
          <w:bCs/>
        </w:rPr>
        <w:t>Фізична особа-підприємець</w:t>
      </w:r>
      <w:r w:rsidR="002D28E1">
        <w:rPr>
          <w:b/>
          <w:bCs/>
        </w:rPr>
        <w:t xml:space="preserve"> ФОП Єфремова Юлія Валеріївна</w:t>
      </w:r>
      <w:r w:rsidRPr="008542CD">
        <w:rPr>
          <w:b/>
          <w:bCs/>
        </w:rPr>
        <w:t>, що діє на підставі Виписки з ЄДР (далі — «Орендодавець»), з одного боку, та будь-яка фізична або юридична особа, яка прийняла (акцептувала) цю публічну пропозицію (далі — «Орендар»), з іншого боку, уклали цей Договір про наступне:</w:t>
      </w:r>
    </w:p>
    <w:p w14:paraId="511E4743" w14:textId="77777777" w:rsidR="008A6489" w:rsidRPr="008542CD" w:rsidRDefault="008A6489" w:rsidP="00130DE2">
      <w:pPr>
        <w:jc w:val="both"/>
        <w:rPr>
          <w:b/>
          <w:bCs/>
        </w:rPr>
      </w:pPr>
    </w:p>
    <w:p w14:paraId="2C6F0B38" w14:textId="77777777" w:rsidR="008542CD" w:rsidRPr="008542CD" w:rsidRDefault="008542CD" w:rsidP="00130DE2">
      <w:pPr>
        <w:jc w:val="both"/>
        <w:rPr>
          <w:b/>
          <w:bCs/>
        </w:rPr>
      </w:pPr>
      <w:r w:rsidRPr="008542CD">
        <w:rPr>
          <w:b/>
          <w:bCs/>
        </w:rPr>
        <w:t>1. ЗАГАЛЬНІ ПОЛОЖЕННЯ ТА МОМЕНТ УКЛАДАННЯ</w:t>
      </w:r>
    </w:p>
    <w:p w14:paraId="04655127" w14:textId="77777777" w:rsidR="008542CD" w:rsidRDefault="008542CD" w:rsidP="00130DE2">
      <w:pPr>
        <w:jc w:val="both"/>
        <w:rPr>
          <w:b/>
          <w:bCs/>
        </w:rPr>
      </w:pPr>
      <w:r w:rsidRPr="008542CD">
        <w:rPr>
          <w:b/>
          <w:bCs/>
        </w:rPr>
        <w:t xml:space="preserve">1.1. Цей Договір є публічним договором (офертою) відповідно до ст. 633, 641 Цивільного кодексу України. Його умови є однаковими для всіх споживачів. </w:t>
      </w:r>
    </w:p>
    <w:p w14:paraId="5EE3BA5F" w14:textId="77777777" w:rsidR="008542CD" w:rsidRDefault="008542CD" w:rsidP="00130DE2">
      <w:pPr>
        <w:jc w:val="both"/>
        <w:rPr>
          <w:b/>
          <w:bCs/>
        </w:rPr>
      </w:pPr>
      <w:r w:rsidRPr="008542CD">
        <w:rPr>
          <w:b/>
          <w:bCs/>
        </w:rPr>
        <w:t xml:space="preserve">1.2. Безумовним прийняттям (акцептом) умов цього Договору є факт здійснення Орендарем першої оплати за користування Боксом. </w:t>
      </w:r>
    </w:p>
    <w:p w14:paraId="3B0E3C49" w14:textId="3DE6EB75" w:rsidR="008542CD" w:rsidRDefault="008542CD" w:rsidP="00130DE2">
      <w:pPr>
        <w:jc w:val="both"/>
        <w:rPr>
          <w:b/>
          <w:bCs/>
        </w:rPr>
      </w:pPr>
      <w:r w:rsidRPr="008542CD">
        <w:rPr>
          <w:b/>
          <w:bCs/>
        </w:rPr>
        <w:t>1.3. Здійснюючи оплату, Орендар підтверджує, що він ознайомився з текстом Договору, Правилами користування, тарифами, станом Боксу, і вони його повністю влаштовують.</w:t>
      </w:r>
    </w:p>
    <w:p w14:paraId="1238F21A" w14:textId="77777777" w:rsidR="008A6489" w:rsidRPr="008542CD" w:rsidRDefault="008A6489" w:rsidP="00130DE2">
      <w:pPr>
        <w:jc w:val="both"/>
        <w:rPr>
          <w:b/>
          <w:bCs/>
        </w:rPr>
      </w:pPr>
    </w:p>
    <w:p w14:paraId="2C2B874D" w14:textId="77777777" w:rsidR="008542CD" w:rsidRPr="008542CD" w:rsidRDefault="008542CD" w:rsidP="00130DE2">
      <w:pPr>
        <w:jc w:val="both"/>
        <w:rPr>
          <w:b/>
          <w:bCs/>
        </w:rPr>
      </w:pPr>
      <w:r w:rsidRPr="008542CD">
        <w:rPr>
          <w:b/>
          <w:bCs/>
        </w:rPr>
        <w:t>2. ПРЕДМЕТ ДОГОВОРУ</w:t>
      </w:r>
    </w:p>
    <w:p w14:paraId="7A6E0805" w14:textId="77777777" w:rsidR="00FC018B" w:rsidRDefault="008542CD" w:rsidP="00130DE2">
      <w:pPr>
        <w:jc w:val="both"/>
        <w:rPr>
          <w:b/>
          <w:bCs/>
        </w:rPr>
      </w:pPr>
      <w:r w:rsidRPr="008542CD">
        <w:rPr>
          <w:b/>
          <w:bCs/>
        </w:rPr>
        <w:t>2.1. Орендодавець передає, а Орендар приймає у строкове платне користування (оренду) індивідуальний складський бокс (далі — «Бокс» або «Об'єкт оренди»), визначений у Рахунку на оплату, виключно для зберігання особистого майна Орендаря</w:t>
      </w:r>
      <w:r w:rsidR="00FC018B">
        <w:rPr>
          <w:b/>
          <w:bCs/>
        </w:rPr>
        <w:t xml:space="preserve"> згідно </w:t>
      </w:r>
      <w:r w:rsidR="00FC018B" w:rsidRPr="0082475D">
        <w:rPr>
          <w:b/>
          <w:bCs/>
        </w:rPr>
        <w:t xml:space="preserve">з Актом прийому передачі (додаток1) </w:t>
      </w:r>
      <w:r w:rsidRPr="0082475D">
        <w:rPr>
          <w:b/>
          <w:bCs/>
        </w:rPr>
        <w:t>.</w:t>
      </w:r>
      <w:r w:rsidRPr="008542CD">
        <w:rPr>
          <w:b/>
          <w:bCs/>
        </w:rPr>
        <w:t xml:space="preserve"> </w:t>
      </w:r>
    </w:p>
    <w:p w14:paraId="6F2CCA5B" w14:textId="08B46856" w:rsidR="00964C41" w:rsidRDefault="008542CD" w:rsidP="00130DE2">
      <w:pPr>
        <w:jc w:val="both"/>
        <w:rPr>
          <w:b/>
          <w:bCs/>
        </w:rPr>
      </w:pPr>
      <w:r w:rsidRPr="008542CD">
        <w:rPr>
          <w:b/>
          <w:bCs/>
        </w:rPr>
        <w:t xml:space="preserve">2.2. Бокс є частиною складського приміщення (металевої конструкції), що знаходиться за </w:t>
      </w:r>
      <w:proofErr w:type="spellStart"/>
      <w:r w:rsidRPr="008542CD">
        <w:rPr>
          <w:b/>
          <w:bCs/>
        </w:rPr>
        <w:t>адресою</w:t>
      </w:r>
      <w:proofErr w:type="spellEnd"/>
      <w:r w:rsidRPr="008542CD">
        <w:rPr>
          <w:b/>
          <w:bCs/>
        </w:rPr>
        <w:t xml:space="preserve">: </w:t>
      </w:r>
      <w:r w:rsidR="0082475D">
        <w:rPr>
          <w:b/>
          <w:bCs/>
        </w:rPr>
        <w:t xml:space="preserve">вул. Академіка Янгеля, 4, </w:t>
      </w:r>
      <w:proofErr w:type="spellStart"/>
      <w:r w:rsidR="0082475D">
        <w:rPr>
          <w:b/>
          <w:bCs/>
        </w:rPr>
        <w:t>м.Вінниця</w:t>
      </w:r>
      <w:proofErr w:type="spellEnd"/>
      <w:r w:rsidRPr="008542CD">
        <w:rPr>
          <w:b/>
          <w:bCs/>
        </w:rPr>
        <w:t xml:space="preserve">. </w:t>
      </w:r>
    </w:p>
    <w:p w14:paraId="78DB31BD" w14:textId="77777777" w:rsidR="00964C41" w:rsidRDefault="008542CD" w:rsidP="00130DE2">
      <w:pPr>
        <w:jc w:val="both"/>
        <w:rPr>
          <w:b/>
          <w:bCs/>
        </w:rPr>
      </w:pPr>
      <w:r w:rsidRPr="008542CD">
        <w:rPr>
          <w:b/>
          <w:bCs/>
        </w:rPr>
        <w:t xml:space="preserve">2.3. Орендодавець гарантує, що Бокс знаходиться у справному стані, придатному для використання. </w:t>
      </w:r>
    </w:p>
    <w:p w14:paraId="1CF25317" w14:textId="245C0291" w:rsidR="008542CD" w:rsidRPr="008542CD" w:rsidRDefault="008542CD" w:rsidP="00130DE2">
      <w:pPr>
        <w:jc w:val="both"/>
        <w:rPr>
          <w:b/>
          <w:bCs/>
        </w:rPr>
      </w:pPr>
      <w:r w:rsidRPr="008542CD">
        <w:rPr>
          <w:b/>
          <w:bCs/>
        </w:rPr>
        <w:t>2.4. Орендодавець не надає послуг відповідального зберігання. Орендодавець не приймає майно за описом, не здійснює оцінку його вартості та не несе відповідальності за його збереження (ст. 936 ЦК України до правовідносин сторін не застосовується).</w:t>
      </w:r>
    </w:p>
    <w:p w14:paraId="2346CBC2" w14:textId="190A6B10" w:rsidR="0082475D" w:rsidRDefault="004310DF" w:rsidP="00130DE2">
      <w:pPr>
        <w:jc w:val="both"/>
        <w:rPr>
          <w:b/>
          <w:bCs/>
        </w:rPr>
      </w:pPr>
      <w:r w:rsidRPr="007C455F">
        <w:rPr>
          <w:b/>
          <w:bCs/>
        </w:rPr>
        <w:t>2.5 Орендар виплачує Орендодавцю орендну плату за об’єкт оренди, яка встановлюється згідно тарифів, що оприлюднені на офіційному сайті</w:t>
      </w:r>
      <w:r w:rsidR="00EB4D5F">
        <w:rPr>
          <w:b/>
          <w:bCs/>
        </w:rPr>
        <w:t xml:space="preserve">  </w:t>
      </w:r>
      <w:proofErr w:type="spellStart"/>
      <w:r w:rsidR="0082475D" w:rsidRPr="0082475D">
        <w:rPr>
          <w:b/>
          <w:bCs/>
          <w:lang w:val="en-US"/>
        </w:rPr>
        <w:t>mistseye</w:t>
      </w:r>
      <w:proofErr w:type="spellEnd"/>
      <w:r w:rsidR="0082475D">
        <w:rPr>
          <w:b/>
          <w:bCs/>
        </w:rPr>
        <w:t>.</w:t>
      </w:r>
      <w:r w:rsidR="0082475D">
        <w:rPr>
          <w:b/>
          <w:bCs/>
          <w:lang w:val="en-US"/>
        </w:rPr>
        <w:t>com</w:t>
      </w:r>
      <w:r w:rsidR="0082475D" w:rsidRPr="0082475D">
        <w:rPr>
          <w:b/>
          <w:bCs/>
        </w:rPr>
        <w:t>.</w:t>
      </w:r>
      <w:proofErr w:type="spellStart"/>
      <w:r w:rsidR="0082475D">
        <w:rPr>
          <w:b/>
          <w:bCs/>
          <w:lang w:val="en-US"/>
        </w:rPr>
        <w:t>ua</w:t>
      </w:r>
      <w:proofErr w:type="spellEnd"/>
      <w:r w:rsidR="0082475D" w:rsidRPr="0082475D">
        <w:rPr>
          <w:b/>
          <w:bCs/>
        </w:rPr>
        <w:t xml:space="preserve"> </w:t>
      </w:r>
    </w:p>
    <w:p w14:paraId="1A7EEC76" w14:textId="77777777" w:rsidR="008A6489" w:rsidRPr="0082475D" w:rsidRDefault="008A6489" w:rsidP="00130DE2">
      <w:pPr>
        <w:jc w:val="both"/>
        <w:rPr>
          <w:b/>
          <w:bCs/>
        </w:rPr>
      </w:pPr>
    </w:p>
    <w:p w14:paraId="176A6316" w14:textId="4E11FDEA" w:rsidR="008542CD" w:rsidRPr="008542CD" w:rsidRDefault="008542CD" w:rsidP="00130DE2">
      <w:pPr>
        <w:jc w:val="both"/>
        <w:rPr>
          <w:b/>
          <w:bCs/>
        </w:rPr>
      </w:pPr>
      <w:r w:rsidRPr="008542CD">
        <w:rPr>
          <w:b/>
          <w:bCs/>
        </w:rPr>
        <w:t>3. ПОРЯДОК КОРИСТУВАННЯ ТА ДОСТУПУ</w:t>
      </w:r>
      <w:r w:rsidR="004310DF">
        <w:rPr>
          <w:b/>
          <w:bCs/>
        </w:rPr>
        <w:t xml:space="preserve"> </w:t>
      </w:r>
    </w:p>
    <w:p w14:paraId="61D9D0A6" w14:textId="48EEF8DA" w:rsidR="00964C41" w:rsidRDefault="008542CD" w:rsidP="00130DE2">
      <w:pPr>
        <w:jc w:val="both"/>
        <w:rPr>
          <w:b/>
          <w:bCs/>
        </w:rPr>
      </w:pPr>
      <w:r w:rsidRPr="008542CD">
        <w:rPr>
          <w:b/>
          <w:bCs/>
        </w:rPr>
        <w:t>3.1. Орендар має право доступу до Боксу відповідно до графіку роботи складу: 24/7 (</w:t>
      </w:r>
      <w:r w:rsidR="00AB2822">
        <w:rPr>
          <w:b/>
          <w:bCs/>
        </w:rPr>
        <w:t>окрім дії комендантської години).</w:t>
      </w:r>
    </w:p>
    <w:p w14:paraId="65C04A8C" w14:textId="3C2647F5" w:rsidR="00964C41" w:rsidRDefault="008542CD" w:rsidP="00130DE2">
      <w:pPr>
        <w:jc w:val="both"/>
        <w:rPr>
          <w:b/>
          <w:bCs/>
        </w:rPr>
      </w:pPr>
      <w:r w:rsidRPr="008542CD">
        <w:rPr>
          <w:b/>
          <w:bCs/>
        </w:rPr>
        <w:lastRenderedPageBreak/>
        <w:t xml:space="preserve"> 3.2. Орендар зобов'язаний у момент прийняття Боксу встановити на його двері власний навісний замок. Орендар самостійно зберігає ключі від замка і несе повну </w:t>
      </w:r>
      <w:r w:rsidR="0082475D">
        <w:rPr>
          <w:b/>
          <w:bCs/>
        </w:rPr>
        <w:t>в</w:t>
      </w:r>
      <w:r w:rsidRPr="008542CD">
        <w:rPr>
          <w:b/>
          <w:bCs/>
        </w:rPr>
        <w:t xml:space="preserve">ідповідальність за доступ до Боксу. </w:t>
      </w:r>
    </w:p>
    <w:p w14:paraId="11C14670" w14:textId="77777777" w:rsidR="00964C41" w:rsidRDefault="008542CD" w:rsidP="00130DE2">
      <w:pPr>
        <w:jc w:val="both"/>
        <w:rPr>
          <w:b/>
          <w:bCs/>
        </w:rPr>
      </w:pPr>
      <w:r w:rsidRPr="008542CD">
        <w:rPr>
          <w:b/>
          <w:bCs/>
        </w:rPr>
        <w:t xml:space="preserve">3.3. Орендар зобов’язується використовувати Бокс виключно за призначенням. Забороняється використовувати Бокс для проживання, виробничої діяльності, як офіс або юридичну адресу. </w:t>
      </w:r>
    </w:p>
    <w:p w14:paraId="676812A4" w14:textId="1CF8D99E" w:rsidR="008542CD" w:rsidRDefault="008542CD" w:rsidP="00130DE2">
      <w:pPr>
        <w:jc w:val="both"/>
        <w:rPr>
          <w:b/>
          <w:bCs/>
        </w:rPr>
      </w:pPr>
      <w:r w:rsidRPr="008542CD">
        <w:rPr>
          <w:b/>
          <w:bCs/>
        </w:rPr>
        <w:t>3.4.</w:t>
      </w:r>
      <w:ins w:id="0" w:author="Microsoft Word" w:date="2025-12-28T19:55:00Z" w16du:dateUtc="2025-12-28T17:55:00Z">
        <w:r w:rsidRPr="008542CD">
          <w:rPr>
            <w:b/>
            <w:bCs/>
          </w:rPr>
          <w:t xml:space="preserve"> Заборона суборенди:</w:t>
        </w:r>
      </w:ins>
      <w:r w:rsidRPr="008542CD">
        <w:rPr>
          <w:b/>
          <w:bCs/>
        </w:rPr>
        <w:t xml:space="preserve"> Орендар не має права передавати Бокс у користування третім особам (суборенду) або передавати свої права за цим Договором без попередньої письмової згоди Орендодавця.</w:t>
      </w:r>
      <w:r w:rsidR="005A66F0">
        <w:rPr>
          <w:b/>
          <w:bCs/>
        </w:rPr>
        <w:t xml:space="preserve"> </w:t>
      </w:r>
    </w:p>
    <w:p w14:paraId="420BF539" w14:textId="77777777" w:rsidR="008A6489" w:rsidRPr="008542CD" w:rsidRDefault="008A6489" w:rsidP="00130DE2">
      <w:pPr>
        <w:jc w:val="both"/>
        <w:rPr>
          <w:b/>
          <w:bCs/>
        </w:rPr>
      </w:pPr>
    </w:p>
    <w:p w14:paraId="1E9FFAA4" w14:textId="77777777" w:rsidR="008542CD" w:rsidRPr="008542CD" w:rsidRDefault="008542CD" w:rsidP="00130DE2">
      <w:pPr>
        <w:jc w:val="both"/>
        <w:rPr>
          <w:b/>
          <w:bCs/>
        </w:rPr>
      </w:pPr>
      <w:r w:rsidRPr="008542CD">
        <w:rPr>
          <w:b/>
          <w:bCs/>
        </w:rPr>
        <w:t>4. ОБМЕЖЕННЯ ЩОДО МАЙНА (ЗАБОРОНЕНІ ПРЕДМЕТИ)</w:t>
      </w:r>
    </w:p>
    <w:p w14:paraId="069F25EC" w14:textId="77777777" w:rsidR="0082025A" w:rsidRDefault="008542CD" w:rsidP="00130DE2">
      <w:pPr>
        <w:jc w:val="both"/>
        <w:rPr>
          <w:b/>
          <w:bCs/>
        </w:rPr>
      </w:pPr>
      <w:r w:rsidRPr="008542CD">
        <w:rPr>
          <w:b/>
          <w:bCs/>
        </w:rPr>
        <w:t xml:space="preserve">4.1. </w:t>
      </w:r>
      <w:ins w:id="1" w:author="Microsoft Word" w:date="2025-12-28T19:55:00Z" w16du:dateUtc="2025-12-28T17:55:00Z">
        <w:r w:rsidR="00AC0E5D" w:rsidRPr="008542CD">
          <w:rPr>
            <w:b/>
            <w:bCs/>
          </w:rPr>
          <w:t xml:space="preserve">Орендар гарантує, що майно, яке зберігається, належить йому на законних підставах. </w:t>
        </w:r>
      </w:ins>
      <w:r w:rsidRPr="008542CD">
        <w:rPr>
          <w:b/>
          <w:bCs/>
        </w:rPr>
        <w:t xml:space="preserve">Орендар </w:t>
      </w:r>
      <w:r w:rsidR="0082025A" w:rsidRPr="009132E3">
        <w:rPr>
          <w:b/>
          <w:bCs/>
        </w:rPr>
        <w:t xml:space="preserve">свідчить,  підтверджує та </w:t>
      </w:r>
      <w:r w:rsidRPr="008542CD">
        <w:rPr>
          <w:b/>
          <w:bCs/>
        </w:rPr>
        <w:t>гарантує, що</w:t>
      </w:r>
      <w:r w:rsidR="0082025A">
        <w:rPr>
          <w:b/>
          <w:bCs/>
        </w:rPr>
        <w:t>:</w:t>
      </w:r>
    </w:p>
    <w:p w14:paraId="1E8DA891" w14:textId="58664A52" w:rsidR="0082025A" w:rsidRPr="009132E3" w:rsidRDefault="0082025A" w:rsidP="00130DE2">
      <w:pPr>
        <w:jc w:val="both"/>
        <w:rPr>
          <w:b/>
          <w:bCs/>
        </w:rPr>
      </w:pPr>
      <w:r>
        <w:rPr>
          <w:b/>
          <w:bCs/>
        </w:rPr>
        <w:t>4.1.1</w:t>
      </w:r>
      <w:r w:rsidR="008542CD" w:rsidRPr="008542CD">
        <w:rPr>
          <w:b/>
          <w:bCs/>
        </w:rPr>
        <w:t xml:space="preserve"> майно, яке зберігається, належить йому на законних підставах. </w:t>
      </w:r>
    </w:p>
    <w:p w14:paraId="3B887C25" w14:textId="556FD4DC" w:rsidR="0082025A" w:rsidRPr="009132E3" w:rsidRDefault="0082025A" w:rsidP="00130DE2">
      <w:pPr>
        <w:jc w:val="both"/>
        <w:rPr>
          <w:b/>
          <w:bCs/>
        </w:rPr>
      </w:pPr>
      <w:r w:rsidRPr="009132E3">
        <w:rPr>
          <w:b/>
          <w:bCs/>
        </w:rPr>
        <w:t>4.</w:t>
      </w:r>
      <w:r>
        <w:rPr>
          <w:b/>
          <w:bCs/>
        </w:rPr>
        <w:t>1</w:t>
      </w:r>
      <w:r w:rsidRPr="009132E3">
        <w:rPr>
          <w:b/>
          <w:bCs/>
        </w:rPr>
        <w:t>.2.    від Орендодавця не приховано обставин, які мають істотне значення для цього Договору;</w:t>
      </w:r>
    </w:p>
    <w:p w14:paraId="7E0F7D7E" w14:textId="1B344856" w:rsidR="0082025A" w:rsidRPr="009132E3" w:rsidRDefault="0082025A" w:rsidP="00130DE2">
      <w:pPr>
        <w:jc w:val="both"/>
        <w:rPr>
          <w:b/>
          <w:bCs/>
        </w:rPr>
      </w:pPr>
      <w:r w:rsidRPr="009132E3">
        <w:rPr>
          <w:b/>
          <w:bCs/>
        </w:rPr>
        <w:t>4.</w:t>
      </w:r>
      <w:r>
        <w:rPr>
          <w:b/>
          <w:bCs/>
        </w:rPr>
        <w:t>1</w:t>
      </w:r>
      <w:r w:rsidRPr="009132E3">
        <w:rPr>
          <w:b/>
          <w:bCs/>
        </w:rPr>
        <w:t>.3.    щодо речей Орендаря відсутні судові спори;</w:t>
      </w:r>
    </w:p>
    <w:p w14:paraId="334E33C0" w14:textId="7158F78F" w:rsidR="0082025A" w:rsidRPr="009132E3" w:rsidRDefault="0082025A" w:rsidP="00130DE2">
      <w:pPr>
        <w:jc w:val="both"/>
        <w:rPr>
          <w:b/>
          <w:bCs/>
        </w:rPr>
      </w:pPr>
      <w:r w:rsidRPr="009132E3">
        <w:rPr>
          <w:b/>
          <w:bCs/>
        </w:rPr>
        <w:t>4.</w:t>
      </w:r>
      <w:r>
        <w:rPr>
          <w:b/>
          <w:bCs/>
        </w:rPr>
        <w:t>1</w:t>
      </w:r>
      <w:r w:rsidRPr="009132E3">
        <w:rPr>
          <w:b/>
          <w:bCs/>
        </w:rPr>
        <w:t>.4.    внаслідок укладення цього Договору не буде порушено прав та законних інтересів інших осіб;</w:t>
      </w:r>
    </w:p>
    <w:p w14:paraId="5A2412A8" w14:textId="072F252A" w:rsidR="0082025A" w:rsidRPr="009132E3" w:rsidRDefault="0082025A" w:rsidP="00130DE2">
      <w:pPr>
        <w:jc w:val="both"/>
        <w:rPr>
          <w:b/>
          <w:bCs/>
        </w:rPr>
      </w:pPr>
      <w:r w:rsidRPr="009132E3">
        <w:rPr>
          <w:b/>
          <w:bCs/>
        </w:rPr>
        <w:t>4.</w:t>
      </w:r>
      <w:r>
        <w:rPr>
          <w:b/>
          <w:bCs/>
        </w:rPr>
        <w:t>1</w:t>
      </w:r>
      <w:r w:rsidRPr="009132E3">
        <w:rPr>
          <w:b/>
          <w:bCs/>
        </w:rPr>
        <w:t>.5  всі речі, що зберігаються на об’єкті оренди є безпечними, належно запакованими для їх безпечного зберігання з урахуванням усіх ризиків, не мають небезпечних характеристик, не включають і не містять небезпечних речовин.</w:t>
      </w:r>
    </w:p>
    <w:p w14:paraId="7A5F2FFB" w14:textId="3EB7E777" w:rsidR="008542CD" w:rsidRPr="008542CD" w:rsidRDefault="008542CD" w:rsidP="00130DE2">
      <w:pPr>
        <w:jc w:val="both"/>
        <w:rPr>
          <w:b/>
          <w:bCs/>
        </w:rPr>
      </w:pPr>
      <w:r w:rsidRPr="008542CD">
        <w:rPr>
          <w:b/>
          <w:bCs/>
        </w:rPr>
        <w:t>4.2. Категорично заборонено зберігати в Боксі:</w:t>
      </w:r>
    </w:p>
    <w:p w14:paraId="30C0982F" w14:textId="77777777" w:rsidR="008542CD" w:rsidRPr="008542CD" w:rsidRDefault="008542CD" w:rsidP="00130DE2">
      <w:pPr>
        <w:numPr>
          <w:ilvl w:val="0"/>
          <w:numId w:val="4"/>
        </w:numPr>
        <w:jc w:val="both"/>
        <w:rPr>
          <w:b/>
          <w:bCs/>
        </w:rPr>
      </w:pPr>
      <w:r w:rsidRPr="008542CD">
        <w:rPr>
          <w:b/>
          <w:bCs/>
        </w:rPr>
        <w:t>Вибухонебезпечні, легкозаймисті речовини (бензин, газ, розчинники, фарби в аерозолях).</w:t>
      </w:r>
    </w:p>
    <w:p w14:paraId="679B2168" w14:textId="77777777" w:rsidR="008542CD" w:rsidRPr="008542CD" w:rsidRDefault="008542CD" w:rsidP="00130DE2">
      <w:pPr>
        <w:numPr>
          <w:ilvl w:val="0"/>
          <w:numId w:val="4"/>
        </w:numPr>
        <w:jc w:val="both"/>
        <w:rPr>
          <w:b/>
          <w:bCs/>
        </w:rPr>
      </w:pPr>
      <w:r w:rsidRPr="008542CD">
        <w:rPr>
          <w:b/>
          <w:bCs/>
        </w:rPr>
        <w:t>Зброю, боєприпаси.</w:t>
      </w:r>
    </w:p>
    <w:p w14:paraId="455D86EC" w14:textId="77777777" w:rsidR="008542CD" w:rsidRPr="008542CD" w:rsidRDefault="008542CD" w:rsidP="00130DE2">
      <w:pPr>
        <w:numPr>
          <w:ilvl w:val="0"/>
          <w:numId w:val="4"/>
        </w:numPr>
        <w:jc w:val="both"/>
        <w:rPr>
          <w:b/>
          <w:bCs/>
        </w:rPr>
      </w:pPr>
      <w:r w:rsidRPr="008542CD">
        <w:rPr>
          <w:b/>
          <w:bCs/>
        </w:rPr>
        <w:t>Наркотичні та токсичні речовини.</w:t>
      </w:r>
    </w:p>
    <w:p w14:paraId="300DD40B" w14:textId="77777777" w:rsidR="008542CD" w:rsidRPr="008542CD" w:rsidRDefault="008542CD" w:rsidP="00130DE2">
      <w:pPr>
        <w:numPr>
          <w:ilvl w:val="0"/>
          <w:numId w:val="4"/>
        </w:numPr>
        <w:jc w:val="both"/>
        <w:rPr>
          <w:b/>
          <w:bCs/>
        </w:rPr>
      </w:pPr>
      <w:r w:rsidRPr="008542CD">
        <w:rPr>
          <w:b/>
          <w:bCs/>
        </w:rPr>
        <w:t>Тварин, рослини, будь-які живі організми.</w:t>
      </w:r>
    </w:p>
    <w:p w14:paraId="1D8C6857" w14:textId="77777777" w:rsidR="008542CD" w:rsidRPr="008542CD" w:rsidRDefault="008542CD" w:rsidP="00130DE2">
      <w:pPr>
        <w:numPr>
          <w:ilvl w:val="0"/>
          <w:numId w:val="4"/>
        </w:numPr>
        <w:jc w:val="both"/>
        <w:rPr>
          <w:b/>
          <w:bCs/>
        </w:rPr>
      </w:pPr>
      <w:r w:rsidRPr="008542CD">
        <w:rPr>
          <w:b/>
          <w:bCs/>
        </w:rPr>
        <w:t>Продукти харчування та предмети, що швидко псуються або виділяють запахи.</w:t>
      </w:r>
    </w:p>
    <w:p w14:paraId="2E8B89E1" w14:textId="77777777" w:rsidR="008542CD" w:rsidRDefault="008542CD" w:rsidP="00130DE2">
      <w:pPr>
        <w:numPr>
          <w:ilvl w:val="0"/>
          <w:numId w:val="4"/>
        </w:numPr>
        <w:jc w:val="both"/>
        <w:rPr>
          <w:b/>
          <w:bCs/>
        </w:rPr>
      </w:pPr>
      <w:r w:rsidRPr="008542CD">
        <w:rPr>
          <w:b/>
          <w:bCs/>
        </w:rPr>
        <w:t>Гроші, валютні цінності, ювелірні вироби, антикваріат.</w:t>
      </w:r>
    </w:p>
    <w:p w14:paraId="5A07F59E" w14:textId="77777777" w:rsidR="008A6489" w:rsidRPr="008542CD" w:rsidRDefault="008A6489" w:rsidP="008A6489">
      <w:pPr>
        <w:ind w:left="720"/>
        <w:jc w:val="both"/>
        <w:rPr>
          <w:b/>
          <w:bCs/>
        </w:rPr>
      </w:pPr>
    </w:p>
    <w:p w14:paraId="3A354006" w14:textId="77777777" w:rsidR="008542CD" w:rsidRPr="008542CD" w:rsidRDefault="008542CD" w:rsidP="00130DE2">
      <w:pPr>
        <w:jc w:val="both"/>
        <w:rPr>
          <w:b/>
          <w:bCs/>
        </w:rPr>
      </w:pPr>
      <w:r w:rsidRPr="008542CD">
        <w:rPr>
          <w:b/>
          <w:bCs/>
        </w:rPr>
        <w:t>5. ОРЕНДНА ПЛАТА ТА ПОРЯДОК РОЗРАХУНКІВ</w:t>
      </w:r>
    </w:p>
    <w:p w14:paraId="4098571F" w14:textId="0F38FF67" w:rsidR="00964C41" w:rsidRDefault="008542CD" w:rsidP="00130DE2">
      <w:pPr>
        <w:jc w:val="both"/>
        <w:rPr>
          <w:b/>
          <w:bCs/>
        </w:rPr>
      </w:pPr>
      <w:r w:rsidRPr="008542CD">
        <w:rPr>
          <w:b/>
          <w:bCs/>
        </w:rPr>
        <w:lastRenderedPageBreak/>
        <w:t xml:space="preserve">5.1. Розмір орендної плати визначається згідно з діючими тарифами Орендодавця на день оплати. </w:t>
      </w:r>
    </w:p>
    <w:p w14:paraId="21C12D42" w14:textId="0187EAC4" w:rsidR="00964C41" w:rsidRDefault="008542CD" w:rsidP="00130DE2">
      <w:pPr>
        <w:jc w:val="both"/>
        <w:rPr>
          <w:b/>
          <w:bCs/>
        </w:rPr>
      </w:pPr>
      <w:r w:rsidRPr="008542CD">
        <w:rPr>
          <w:b/>
          <w:bCs/>
        </w:rPr>
        <w:t>5.2. Платежі вносяться авансовим методом (передоплата) за кожен наступний місяць оренди.</w:t>
      </w:r>
      <w:ins w:id="2" w:author="Microsoft Word" w:date="2025-12-28T19:55:00Z" w16du:dateUtc="2025-12-28T17:55:00Z">
        <w:r w:rsidRPr="008542CD">
          <w:rPr>
            <w:b/>
            <w:bCs/>
          </w:rPr>
          <w:t xml:space="preserve"> (Сервісний період).</w:t>
        </w:r>
      </w:ins>
    </w:p>
    <w:p w14:paraId="6AF01084" w14:textId="585CCCAD" w:rsidR="00386EF4" w:rsidRDefault="008542CD" w:rsidP="00130DE2">
      <w:pPr>
        <w:jc w:val="both"/>
        <w:rPr>
          <w:b/>
          <w:bCs/>
        </w:rPr>
      </w:pPr>
      <w:r w:rsidRPr="008542CD">
        <w:rPr>
          <w:b/>
          <w:bCs/>
        </w:rPr>
        <w:t xml:space="preserve"> 5.3. </w:t>
      </w:r>
      <w:r w:rsidR="00386EF4" w:rsidRPr="00386EF4">
        <w:rPr>
          <w:b/>
          <w:bCs/>
        </w:rPr>
        <w:t xml:space="preserve">Оплата за користування індивідуального складського </w:t>
      </w:r>
      <w:r w:rsidR="005970B7" w:rsidRPr="005970B7">
        <w:rPr>
          <w:b/>
          <w:bCs/>
        </w:rPr>
        <w:t>боксу</w:t>
      </w:r>
      <w:r w:rsidR="00386EF4" w:rsidRPr="00386EF4">
        <w:rPr>
          <w:b/>
          <w:bCs/>
        </w:rPr>
        <w:t xml:space="preserve"> </w:t>
      </w:r>
      <w:r w:rsidR="00386EF4">
        <w:rPr>
          <w:b/>
          <w:bCs/>
        </w:rPr>
        <w:t xml:space="preserve"> з</w:t>
      </w:r>
      <w:r w:rsidR="00386EF4" w:rsidRPr="00386EF4">
        <w:rPr>
          <w:b/>
          <w:bCs/>
        </w:rPr>
        <w:t>дійснюється в</w:t>
      </w:r>
      <w:r w:rsidR="00386EF4">
        <w:rPr>
          <w:b/>
          <w:bCs/>
        </w:rPr>
        <w:t xml:space="preserve"> </w:t>
      </w:r>
      <w:r w:rsidR="00386EF4" w:rsidRPr="00386EF4">
        <w:rPr>
          <w:b/>
          <w:bCs/>
        </w:rPr>
        <w:t>українській гривні і перераховується безготівковим шляхом на рахунок Орендодавця згідно з</w:t>
      </w:r>
      <w:r w:rsidR="00386EF4">
        <w:rPr>
          <w:b/>
          <w:bCs/>
        </w:rPr>
        <w:t xml:space="preserve"> </w:t>
      </w:r>
      <w:r w:rsidR="00386EF4" w:rsidRPr="00386EF4">
        <w:rPr>
          <w:b/>
          <w:bCs/>
        </w:rPr>
        <w:t>реквізитами, зазначеними в Договорі</w:t>
      </w:r>
    </w:p>
    <w:p w14:paraId="57790278" w14:textId="5B37CC48" w:rsidR="00EB4D5F" w:rsidRDefault="00386EF4" w:rsidP="00130DE2">
      <w:pPr>
        <w:jc w:val="both"/>
        <w:rPr>
          <w:b/>
          <w:bCs/>
        </w:rPr>
      </w:pPr>
      <w:r w:rsidRPr="00386EF4">
        <w:rPr>
          <w:b/>
          <w:bCs/>
        </w:rPr>
        <w:t xml:space="preserve"> </w:t>
      </w:r>
      <w:r w:rsidR="00EB4D5F">
        <w:rPr>
          <w:b/>
          <w:bCs/>
        </w:rPr>
        <w:t xml:space="preserve">5.4. </w:t>
      </w:r>
      <w:r w:rsidR="00EB4D5F" w:rsidRPr="00EB4D5F">
        <w:rPr>
          <w:b/>
          <w:bCs/>
        </w:rPr>
        <w:t>Оплата за термін користування, узгоджений Сторонами при укладенні Договору, може</w:t>
      </w:r>
      <w:r w:rsidR="00EB4D5F">
        <w:rPr>
          <w:b/>
          <w:bCs/>
        </w:rPr>
        <w:t xml:space="preserve"> </w:t>
      </w:r>
      <w:r w:rsidR="00EB4D5F" w:rsidRPr="00EB4D5F">
        <w:rPr>
          <w:b/>
          <w:bCs/>
        </w:rPr>
        <w:t>здійснюватися Орендарем або в повному обсязі за весь узгоджений період користування або</w:t>
      </w:r>
      <w:r w:rsidR="00EB4D5F">
        <w:rPr>
          <w:b/>
          <w:bCs/>
        </w:rPr>
        <w:t xml:space="preserve"> </w:t>
      </w:r>
      <w:r w:rsidR="00EB4D5F" w:rsidRPr="00EB4D5F">
        <w:rPr>
          <w:b/>
          <w:bCs/>
        </w:rPr>
        <w:t>щомісячно</w:t>
      </w:r>
      <w:r>
        <w:rPr>
          <w:b/>
          <w:bCs/>
        </w:rPr>
        <w:t xml:space="preserve">. </w:t>
      </w:r>
    </w:p>
    <w:p w14:paraId="7299AF13" w14:textId="7E14CCBD" w:rsidR="00386EF4" w:rsidRDefault="00386EF4" w:rsidP="00130DE2">
      <w:pPr>
        <w:jc w:val="both"/>
        <w:rPr>
          <w:b/>
          <w:bCs/>
        </w:rPr>
      </w:pPr>
      <w:r>
        <w:rPr>
          <w:b/>
          <w:bCs/>
        </w:rPr>
        <w:t xml:space="preserve">5.5. </w:t>
      </w:r>
      <w:r w:rsidRPr="00386EF4">
        <w:rPr>
          <w:b/>
          <w:bCs/>
        </w:rPr>
        <w:t>Датою платежу за цим Договором вважається дата надходження грошових коштів на</w:t>
      </w:r>
      <w:r>
        <w:rPr>
          <w:b/>
          <w:bCs/>
        </w:rPr>
        <w:t xml:space="preserve"> </w:t>
      </w:r>
      <w:r w:rsidRPr="00386EF4">
        <w:rPr>
          <w:b/>
          <w:bCs/>
        </w:rPr>
        <w:t>розрахунковий рахунок Орендодавця.</w:t>
      </w:r>
      <w:r w:rsidR="007F331E" w:rsidRPr="007F331E">
        <w:rPr>
          <w:rFonts w:ascii="ArialMT" w:hAnsi="ArialMT"/>
          <w:color w:val="000000"/>
          <w:sz w:val="18"/>
          <w:szCs w:val="18"/>
        </w:rPr>
        <w:t xml:space="preserve"> </w:t>
      </w:r>
    </w:p>
    <w:p w14:paraId="18AAD794" w14:textId="6AD60B8E" w:rsidR="001C4985" w:rsidRDefault="00386EF4" w:rsidP="00130DE2">
      <w:pPr>
        <w:jc w:val="both"/>
        <w:rPr>
          <w:b/>
          <w:bCs/>
        </w:rPr>
      </w:pPr>
      <w:r>
        <w:rPr>
          <w:b/>
          <w:bCs/>
        </w:rPr>
        <w:t xml:space="preserve">5.6. </w:t>
      </w:r>
      <w:r w:rsidR="001C4985" w:rsidRPr="00EB4D5F">
        <w:rPr>
          <w:b/>
          <w:bCs/>
        </w:rPr>
        <w:t>Орендодавець має право в односторонньому порядку вносити зміни в Тарифи.</w:t>
      </w:r>
      <w:r w:rsidR="001C4985">
        <w:rPr>
          <w:b/>
          <w:bCs/>
        </w:rPr>
        <w:t xml:space="preserve"> </w:t>
      </w:r>
      <w:r w:rsidR="001C4985" w:rsidRPr="00EB4D5F">
        <w:rPr>
          <w:b/>
          <w:bCs/>
        </w:rPr>
        <w:t>Про зміни Тарифів Орендодавець повідомляє Орендаря шляхом розміщення відповідної інформації на</w:t>
      </w:r>
      <w:r w:rsidR="001C4985">
        <w:rPr>
          <w:b/>
          <w:bCs/>
        </w:rPr>
        <w:t xml:space="preserve"> </w:t>
      </w:r>
      <w:r w:rsidR="001C4985" w:rsidRPr="00EB4D5F">
        <w:rPr>
          <w:b/>
          <w:bCs/>
        </w:rPr>
        <w:t>інтернет-сайті https://</w:t>
      </w:r>
      <w:proofErr w:type="spellStart"/>
      <w:r w:rsidR="005970B7">
        <w:rPr>
          <w:b/>
          <w:bCs/>
          <w:lang w:val="en-US"/>
        </w:rPr>
        <w:t>mistseye</w:t>
      </w:r>
      <w:proofErr w:type="spellEnd"/>
      <w:r w:rsidR="005970B7" w:rsidRPr="005970B7">
        <w:rPr>
          <w:b/>
          <w:bCs/>
        </w:rPr>
        <w:t>.</w:t>
      </w:r>
      <w:proofErr w:type="spellStart"/>
      <w:r w:rsidR="001C4985" w:rsidRPr="00EB4D5F">
        <w:rPr>
          <w:b/>
          <w:bCs/>
        </w:rPr>
        <w:t>com</w:t>
      </w:r>
      <w:proofErr w:type="spellEnd"/>
      <w:r w:rsidR="005970B7" w:rsidRPr="005970B7">
        <w:rPr>
          <w:b/>
          <w:bCs/>
        </w:rPr>
        <w:t>.</w:t>
      </w:r>
      <w:proofErr w:type="spellStart"/>
      <w:r w:rsidR="005970B7">
        <w:rPr>
          <w:b/>
          <w:bCs/>
          <w:lang w:val="en-US"/>
        </w:rPr>
        <w:t>ua</w:t>
      </w:r>
      <w:proofErr w:type="spellEnd"/>
      <w:r w:rsidR="001C4985" w:rsidRPr="00EB4D5F">
        <w:rPr>
          <w:b/>
          <w:bCs/>
        </w:rPr>
        <w:t>/, та/або іншими способами інформування (</w:t>
      </w:r>
      <w:proofErr w:type="spellStart"/>
      <w:r w:rsidR="001C4985" w:rsidRPr="00EB4D5F">
        <w:rPr>
          <w:b/>
          <w:bCs/>
        </w:rPr>
        <w:t>смс</w:t>
      </w:r>
      <w:proofErr w:type="spellEnd"/>
      <w:r w:rsidR="001C4985" w:rsidRPr="00EB4D5F">
        <w:rPr>
          <w:b/>
          <w:bCs/>
        </w:rPr>
        <w:t>-повідомлення,</w:t>
      </w:r>
      <w:r w:rsidR="001C4985">
        <w:rPr>
          <w:b/>
          <w:bCs/>
        </w:rPr>
        <w:t xml:space="preserve"> </w:t>
      </w:r>
      <w:proofErr w:type="spellStart"/>
      <w:r w:rsidR="001C4985" w:rsidRPr="00EB4D5F">
        <w:rPr>
          <w:b/>
          <w:bCs/>
        </w:rPr>
        <w:t>смс</w:t>
      </w:r>
      <w:proofErr w:type="spellEnd"/>
      <w:r w:rsidR="001C4985" w:rsidRPr="00EB4D5F">
        <w:rPr>
          <w:b/>
          <w:bCs/>
        </w:rPr>
        <w:t xml:space="preserve"> через месенджери </w:t>
      </w:r>
      <w:proofErr w:type="spellStart"/>
      <w:r w:rsidR="001C4985" w:rsidRPr="00EB4D5F">
        <w:rPr>
          <w:b/>
          <w:bCs/>
        </w:rPr>
        <w:t>Viber</w:t>
      </w:r>
      <w:proofErr w:type="spellEnd"/>
      <w:r w:rsidR="001C4985" w:rsidRPr="00EB4D5F">
        <w:rPr>
          <w:b/>
          <w:bCs/>
        </w:rPr>
        <w:t xml:space="preserve">, Telegram, </w:t>
      </w:r>
      <w:proofErr w:type="spellStart"/>
      <w:r w:rsidR="001C4985" w:rsidRPr="00EB4D5F">
        <w:rPr>
          <w:b/>
          <w:bCs/>
        </w:rPr>
        <w:t>WhatsApp</w:t>
      </w:r>
      <w:proofErr w:type="spellEnd"/>
      <w:r w:rsidR="001C4985" w:rsidRPr="00EB4D5F">
        <w:rPr>
          <w:b/>
          <w:bCs/>
        </w:rPr>
        <w:t xml:space="preserve"> і </w:t>
      </w:r>
      <w:proofErr w:type="spellStart"/>
      <w:r w:rsidR="001C4985" w:rsidRPr="00EB4D5F">
        <w:rPr>
          <w:b/>
          <w:bCs/>
        </w:rPr>
        <w:t>тд</w:t>
      </w:r>
      <w:proofErr w:type="spellEnd"/>
      <w:r w:rsidR="001C4985" w:rsidRPr="00EB4D5F">
        <w:rPr>
          <w:b/>
          <w:bCs/>
        </w:rPr>
        <w:t>., електронною поштою та інше), не пізніше 30</w:t>
      </w:r>
      <w:r w:rsidR="001C4985">
        <w:rPr>
          <w:b/>
          <w:bCs/>
        </w:rPr>
        <w:t xml:space="preserve"> </w:t>
      </w:r>
      <w:r w:rsidR="001C4985" w:rsidRPr="00EB4D5F">
        <w:rPr>
          <w:b/>
          <w:bCs/>
        </w:rPr>
        <w:t>(тридцять) календарних днів до моменту вступу зазначених змін.</w:t>
      </w:r>
    </w:p>
    <w:p w14:paraId="246E7797" w14:textId="73F3DE07" w:rsidR="00386EF4" w:rsidRDefault="001C4985" w:rsidP="00130DE2">
      <w:pPr>
        <w:jc w:val="both"/>
        <w:rPr>
          <w:b/>
          <w:bCs/>
        </w:rPr>
      </w:pPr>
      <w:r>
        <w:rPr>
          <w:b/>
          <w:bCs/>
        </w:rPr>
        <w:t xml:space="preserve">5.7. </w:t>
      </w:r>
      <w:r w:rsidR="00386EF4" w:rsidRPr="00386EF4">
        <w:rPr>
          <w:b/>
          <w:bCs/>
        </w:rPr>
        <w:t>Орендодавець має право надати Орендарю знижку в розмірі і порядку, встановлених правилами</w:t>
      </w:r>
      <w:r w:rsidR="00386EF4">
        <w:rPr>
          <w:b/>
          <w:bCs/>
        </w:rPr>
        <w:t xml:space="preserve"> </w:t>
      </w:r>
      <w:r w:rsidR="00386EF4" w:rsidRPr="00386EF4">
        <w:rPr>
          <w:b/>
          <w:bCs/>
        </w:rPr>
        <w:t>Орендодавця. Положення даного пункту вразі дострокового розірвання Договору не діють: Орендар</w:t>
      </w:r>
      <w:r w:rsidR="00386EF4">
        <w:rPr>
          <w:b/>
          <w:bCs/>
        </w:rPr>
        <w:t xml:space="preserve"> </w:t>
      </w:r>
      <w:r w:rsidR="00386EF4" w:rsidRPr="00386EF4">
        <w:rPr>
          <w:b/>
          <w:bCs/>
        </w:rPr>
        <w:t>сплачує Орендну плату за фактичний період користування Об’єктом оренди згідно визначеним</w:t>
      </w:r>
      <w:r w:rsidR="00386EF4">
        <w:rPr>
          <w:b/>
          <w:bCs/>
        </w:rPr>
        <w:t xml:space="preserve"> </w:t>
      </w:r>
      <w:r w:rsidR="00386EF4" w:rsidRPr="00386EF4">
        <w:rPr>
          <w:b/>
          <w:bCs/>
        </w:rPr>
        <w:t>Тарифам. Вся інформація щодо акцій та знижок розміщується на інтернет-сайті Орендодавця</w:t>
      </w:r>
    </w:p>
    <w:p w14:paraId="234EE2C8" w14:textId="5599EDA3" w:rsidR="00386EF4" w:rsidRDefault="00386EF4" w:rsidP="00130DE2">
      <w:pPr>
        <w:jc w:val="both"/>
        <w:rPr>
          <w:b/>
          <w:bCs/>
        </w:rPr>
      </w:pPr>
      <w:r>
        <w:rPr>
          <w:b/>
          <w:bCs/>
        </w:rPr>
        <w:t>5.</w:t>
      </w:r>
      <w:r w:rsidR="001C4985">
        <w:rPr>
          <w:b/>
          <w:bCs/>
        </w:rPr>
        <w:t>8</w:t>
      </w:r>
      <w:r>
        <w:rPr>
          <w:b/>
          <w:bCs/>
        </w:rPr>
        <w:t>.</w:t>
      </w:r>
      <w:r w:rsidRPr="00386EF4">
        <w:rPr>
          <w:rFonts w:ascii="Calibri" w:hAnsi="Calibri" w:cs="Calibri"/>
          <w:color w:val="000000"/>
          <w:sz w:val="22"/>
          <w:szCs w:val="22"/>
        </w:rPr>
        <w:t xml:space="preserve"> </w:t>
      </w:r>
      <w:r w:rsidRPr="00386EF4">
        <w:rPr>
          <w:b/>
          <w:bCs/>
        </w:rPr>
        <w:t>Орендодавець може надавати Орендарю послуги продажу або оренди спеціального обладнання</w:t>
      </w:r>
      <w:r>
        <w:rPr>
          <w:b/>
          <w:bCs/>
        </w:rPr>
        <w:t xml:space="preserve"> </w:t>
      </w:r>
      <w:r w:rsidRPr="00386EF4">
        <w:rPr>
          <w:b/>
          <w:bCs/>
        </w:rPr>
        <w:t>для Орендаря (стелажі, навісні замки). Порядок надання цих послуг та їх вартість розміщено на сайті</w:t>
      </w:r>
      <w:r>
        <w:rPr>
          <w:b/>
          <w:bCs/>
        </w:rPr>
        <w:t xml:space="preserve"> </w:t>
      </w:r>
      <w:r w:rsidRPr="00386EF4">
        <w:rPr>
          <w:b/>
          <w:bCs/>
        </w:rPr>
        <w:t>https://</w:t>
      </w:r>
      <w:r w:rsidR="005970B7" w:rsidRPr="005970B7">
        <w:rPr>
          <w:b/>
          <w:bCs/>
        </w:rPr>
        <w:t xml:space="preserve"> </w:t>
      </w:r>
      <w:proofErr w:type="spellStart"/>
      <w:r w:rsidR="005970B7">
        <w:rPr>
          <w:b/>
          <w:bCs/>
          <w:lang w:val="en-US"/>
        </w:rPr>
        <w:t>mistseye</w:t>
      </w:r>
      <w:proofErr w:type="spellEnd"/>
      <w:r w:rsidR="005970B7" w:rsidRPr="005970B7">
        <w:rPr>
          <w:b/>
          <w:bCs/>
        </w:rPr>
        <w:t>.</w:t>
      </w:r>
      <w:proofErr w:type="spellStart"/>
      <w:r w:rsidR="005970B7" w:rsidRPr="00EB4D5F">
        <w:rPr>
          <w:b/>
          <w:bCs/>
        </w:rPr>
        <w:t>com</w:t>
      </w:r>
      <w:proofErr w:type="spellEnd"/>
      <w:r w:rsidR="005970B7" w:rsidRPr="005970B7">
        <w:rPr>
          <w:b/>
          <w:bCs/>
        </w:rPr>
        <w:t>.</w:t>
      </w:r>
      <w:proofErr w:type="spellStart"/>
      <w:r w:rsidR="005970B7">
        <w:rPr>
          <w:b/>
          <w:bCs/>
          <w:lang w:val="en-US"/>
        </w:rPr>
        <w:t>ua</w:t>
      </w:r>
      <w:proofErr w:type="spellEnd"/>
      <w:r w:rsidR="005970B7" w:rsidRPr="00386EF4">
        <w:rPr>
          <w:b/>
          <w:bCs/>
        </w:rPr>
        <w:t xml:space="preserve"> </w:t>
      </w:r>
      <w:r w:rsidRPr="00386EF4">
        <w:rPr>
          <w:b/>
          <w:bCs/>
        </w:rPr>
        <w:t>/. Оплата за такі послуги здійснюється Орендарем на підставі окремо наданого</w:t>
      </w:r>
      <w:r>
        <w:rPr>
          <w:b/>
          <w:bCs/>
        </w:rPr>
        <w:t xml:space="preserve"> </w:t>
      </w:r>
      <w:r w:rsidRPr="00386EF4">
        <w:rPr>
          <w:b/>
          <w:bCs/>
        </w:rPr>
        <w:t>рахунку на оплату таких додаткових послуг, що додається до рахунку за послуги оренди складського</w:t>
      </w:r>
      <w:r>
        <w:rPr>
          <w:b/>
          <w:bCs/>
        </w:rPr>
        <w:t xml:space="preserve"> </w:t>
      </w:r>
      <w:r w:rsidR="005970B7">
        <w:rPr>
          <w:b/>
          <w:bCs/>
        </w:rPr>
        <w:t>боксу</w:t>
      </w:r>
      <w:r>
        <w:rPr>
          <w:b/>
          <w:bCs/>
        </w:rPr>
        <w:t>.</w:t>
      </w:r>
    </w:p>
    <w:p w14:paraId="011507A0" w14:textId="602657FF" w:rsidR="00964C41" w:rsidRDefault="003434A8" w:rsidP="00130DE2">
      <w:pPr>
        <w:jc w:val="both"/>
        <w:rPr>
          <w:b/>
          <w:bCs/>
        </w:rPr>
      </w:pPr>
      <w:r>
        <w:rPr>
          <w:b/>
          <w:bCs/>
        </w:rPr>
        <w:t>5.</w:t>
      </w:r>
      <w:r w:rsidR="001C4985">
        <w:rPr>
          <w:b/>
          <w:bCs/>
        </w:rPr>
        <w:t>9</w:t>
      </w:r>
      <w:r>
        <w:rPr>
          <w:b/>
          <w:bCs/>
        </w:rPr>
        <w:t>.</w:t>
      </w:r>
      <w:ins w:id="3" w:author="Microsoft Word" w:date="2025-12-28T19:55:00Z" w16du:dateUtc="2025-12-28T17:55:00Z">
        <w:r w:rsidR="008542CD" w:rsidRPr="008542CD">
          <w:rPr>
            <w:b/>
            <w:bCs/>
          </w:rPr>
          <w:t xml:space="preserve"> </w:t>
        </w:r>
      </w:ins>
      <w:r w:rsidR="008542CD" w:rsidRPr="008542CD">
        <w:rPr>
          <w:b/>
          <w:bCs/>
        </w:rPr>
        <w:t xml:space="preserve"> При затримці оплати більш ніж на 5 (п'ять) днів, Орендодавець має право заблокувати доступ Орендаря до Боксу та території складу до моменту повного погашення заборгованості. </w:t>
      </w:r>
    </w:p>
    <w:p w14:paraId="04066722" w14:textId="0BE6BC3C" w:rsidR="001C4985" w:rsidRDefault="001C4985" w:rsidP="00130DE2">
      <w:pPr>
        <w:jc w:val="both"/>
        <w:rPr>
          <w:b/>
          <w:bCs/>
        </w:rPr>
      </w:pPr>
      <w:r>
        <w:rPr>
          <w:b/>
          <w:bCs/>
        </w:rPr>
        <w:t>5.1</w:t>
      </w:r>
      <w:r w:rsidR="00AC0E5D">
        <w:rPr>
          <w:b/>
          <w:bCs/>
        </w:rPr>
        <w:t>0</w:t>
      </w:r>
      <w:r>
        <w:rPr>
          <w:b/>
          <w:bCs/>
        </w:rPr>
        <w:t xml:space="preserve">. </w:t>
      </w:r>
      <w:r w:rsidRPr="009132E3">
        <w:rPr>
          <w:b/>
          <w:bCs/>
        </w:rPr>
        <w:t>В суму орендної плати входить вартість комунальних послуг, електроенергії та будь-яких інших витрат Орендодавця на утримання об‘єкту оренди, якщо інше не обумовлене Сторонами</w:t>
      </w:r>
    </w:p>
    <w:p w14:paraId="2D439B8A" w14:textId="6B03A145" w:rsidR="008B723D" w:rsidRDefault="008B723D" w:rsidP="00130DE2">
      <w:pPr>
        <w:jc w:val="both"/>
        <w:rPr>
          <w:b/>
          <w:bCs/>
        </w:rPr>
      </w:pPr>
      <w:r>
        <w:rPr>
          <w:b/>
          <w:bCs/>
        </w:rPr>
        <w:t>5.1</w:t>
      </w:r>
      <w:r w:rsidR="00AC0E5D">
        <w:rPr>
          <w:b/>
          <w:bCs/>
        </w:rPr>
        <w:t>1</w:t>
      </w:r>
      <w:r>
        <w:rPr>
          <w:b/>
          <w:bCs/>
        </w:rPr>
        <w:t xml:space="preserve">. </w:t>
      </w:r>
      <w:r w:rsidRPr="009132E3">
        <w:rPr>
          <w:b/>
          <w:bCs/>
        </w:rPr>
        <w:t xml:space="preserve">У разі припинення (розірвання) Договору оренди Орендар сплачує орендну плату до дня звільнення боксу від всіх особистих речей Орендаря </w:t>
      </w:r>
      <w:r>
        <w:rPr>
          <w:b/>
          <w:bCs/>
        </w:rPr>
        <w:t xml:space="preserve">. </w:t>
      </w:r>
      <w:r w:rsidRPr="009132E3">
        <w:rPr>
          <w:b/>
          <w:bCs/>
        </w:rPr>
        <w:t xml:space="preserve">Закінчення строку дії Договору оренди не звільняє Орендаря від обов’язку сплатити заборгованість за </w:t>
      </w:r>
      <w:r w:rsidRPr="009132E3">
        <w:rPr>
          <w:b/>
          <w:bCs/>
        </w:rPr>
        <w:lastRenderedPageBreak/>
        <w:t>орендною платою, якщо така виникла, у повному обсязі, ураховуючи санкції (якщо такі передбачені цим Договором).</w:t>
      </w:r>
    </w:p>
    <w:p w14:paraId="065A134A" w14:textId="15B2C537" w:rsidR="008B723D" w:rsidRPr="008542CD" w:rsidRDefault="008B723D" w:rsidP="00130DE2">
      <w:pPr>
        <w:jc w:val="both"/>
        <w:rPr>
          <w:b/>
          <w:bCs/>
        </w:rPr>
      </w:pPr>
    </w:p>
    <w:p w14:paraId="3E4249FD" w14:textId="77777777" w:rsidR="008542CD" w:rsidRPr="008542CD" w:rsidRDefault="008542CD" w:rsidP="00130DE2">
      <w:pPr>
        <w:jc w:val="both"/>
        <w:rPr>
          <w:b/>
          <w:bCs/>
        </w:rPr>
      </w:pPr>
      <w:r w:rsidRPr="008542CD">
        <w:rPr>
          <w:b/>
          <w:bCs/>
        </w:rPr>
        <w:t>6. ВІДПОВІДАЛЬНІСТЬ СТОРІН</w:t>
      </w:r>
    </w:p>
    <w:p w14:paraId="7F59DA11" w14:textId="77777777" w:rsidR="00964C41" w:rsidRDefault="008542CD" w:rsidP="00130DE2">
      <w:pPr>
        <w:jc w:val="both"/>
        <w:rPr>
          <w:b/>
          <w:bCs/>
        </w:rPr>
      </w:pPr>
      <w:r w:rsidRPr="008542CD">
        <w:rPr>
          <w:b/>
          <w:bCs/>
        </w:rPr>
        <w:t>6.1. Орендодавець не несе відповідальності за збереження, цілісність, пошкодження або крадіжку майна, що знаходиться в Боксі. Всі ризики щодо майна несе виключно Орендар.</w:t>
      </w:r>
    </w:p>
    <w:p w14:paraId="3792F643" w14:textId="77777777" w:rsidR="00964C41" w:rsidRDefault="008542CD" w:rsidP="00130DE2">
      <w:pPr>
        <w:jc w:val="both"/>
        <w:rPr>
          <w:b/>
          <w:bCs/>
        </w:rPr>
      </w:pPr>
      <w:r w:rsidRPr="008542CD">
        <w:rPr>
          <w:b/>
          <w:bCs/>
        </w:rPr>
        <w:t xml:space="preserve"> 6.2. Орендар підтверджує, що умови в Боксі (температура, вологість) йому відомі та підходять для зберігання його речей. Орендодавець не відповідає за природне псування майна (корозія, пліснява, висихання тощо).</w:t>
      </w:r>
    </w:p>
    <w:p w14:paraId="0201AA1F" w14:textId="77777777" w:rsidR="00964C41" w:rsidRDefault="008542CD" w:rsidP="00130DE2">
      <w:pPr>
        <w:jc w:val="both"/>
        <w:rPr>
          <w:b/>
          <w:bCs/>
        </w:rPr>
      </w:pPr>
      <w:r w:rsidRPr="008542CD">
        <w:rPr>
          <w:b/>
          <w:bCs/>
        </w:rPr>
        <w:t xml:space="preserve"> 6.3. Орендар самостійно несе відповідальність за страхування свого майна. </w:t>
      </w:r>
    </w:p>
    <w:p w14:paraId="101D3F76" w14:textId="1BFE3345" w:rsidR="008542CD" w:rsidRPr="008542CD" w:rsidRDefault="008542CD" w:rsidP="00130DE2">
      <w:pPr>
        <w:jc w:val="both"/>
        <w:rPr>
          <w:b/>
          <w:bCs/>
        </w:rPr>
      </w:pPr>
      <w:r w:rsidRPr="008542CD">
        <w:rPr>
          <w:b/>
          <w:bCs/>
        </w:rPr>
        <w:t>6.4. Орендар відшкодовує Орендодавцю будь-які збитки, завдані Боксу або майну третіх осіб внаслідок своїх дій (пожежа, розлив рідин, пошкодження стін).</w:t>
      </w:r>
    </w:p>
    <w:p w14:paraId="5D73DEA6" w14:textId="5062CD91" w:rsidR="00933066" w:rsidRDefault="00933066" w:rsidP="00130DE2">
      <w:pPr>
        <w:jc w:val="both"/>
        <w:rPr>
          <w:b/>
          <w:bCs/>
        </w:rPr>
      </w:pPr>
      <w:r>
        <w:rPr>
          <w:b/>
          <w:bCs/>
        </w:rPr>
        <w:t>6.5.</w:t>
      </w:r>
      <w:r w:rsidRPr="00933066">
        <w:rPr>
          <w:rFonts w:ascii="Calibri" w:hAnsi="Calibri" w:cs="Calibri"/>
          <w:color w:val="000000"/>
          <w:sz w:val="22"/>
          <w:szCs w:val="22"/>
        </w:rPr>
        <w:t xml:space="preserve"> </w:t>
      </w:r>
      <w:r w:rsidRPr="00933066">
        <w:rPr>
          <w:b/>
          <w:bCs/>
        </w:rPr>
        <w:t>Орендар приймає на себе відповідальність за Об'єкт оренди після підписання Договору, Орендар</w:t>
      </w:r>
      <w:r>
        <w:rPr>
          <w:b/>
          <w:bCs/>
        </w:rPr>
        <w:t xml:space="preserve"> </w:t>
      </w:r>
      <w:r w:rsidRPr="00933066">
        <w:rPr>
          <w:b/>
          <w:bCs/>
        </w:rPr>
        <w:t>має право встановити власний замок на дверях Об'єкту оренди. Орендар одноосібно відповідає за</w:t>
      </w:r>
      <w:r>
        <w:rPr>
          <w:b/>
          <w:bCs/>
        </w:rPr>
        <w:t xml:space="preserve"> </w:t>
      </w:r>
      <w:r w:rsidRPr="00933066">
        <w:rPr>
          <w:b/>
          <w:bCs/>
        </w:rPr>
        <w:t>установку замку на дверях Об'єкту оренди і повинен замикати замок кожен раз, залишаючи Об'єкт</w:t>
      </w:r>
      <w:r>
        <w:rPr>
          <w:b/>
          <w:bCs/>
        </w:rPr>
        <w:t xml:space="preserve"> </w:t>
      </w:r>
      <w:r w:rsidRPr="00933066">
        <w:rPr>
          <w:b/>
          <w:bCs/>
        </w:rPr>
        <w:t xml:space="preserve">оренди і територію Сховища. </w:t>
      </w:r>
      <w:r>
        <w:rPr>
          <w:b/>
          <w:bCs/>
        </w:rPr>
        <w:t xml:space="preserve"> О</w:t>
      </w:r>
      <w:r w:rsidRPr="00933066">
        <w:rPr>
          <w:b/>
          <w:bCs/>
        </w:rPr>
        <w:t>рендодавець не зобов'язаний замикати незамкнений Об'єкт оренди</w:t>
      </w:r>
      <w:r>
        <w:rPr>
          <w:b/>
          <w:bCs/>
        </w:rPr>
        <w:t>.</w:t>
      </w:r>
    </w:p>
    <w:p w14:paraId="1D6E71C7" w14:textId="386E24A4" w:rsidR="00933066" w:rsidRDefault="00933066" w:rsidP="00130DE2">
      <w:pPr>
        <w:jc w:val="both"/>
        <w:rPr>
          <w:b/>
          <w:bCs/>
        </w:rPr>
      </w:pPr>
      <w:r>
        <w:rPr>
          <w:b/>
          <w:bCs/>
        </w:rPr>
        <w:t>6.6.</w:t>
      </w:r>
      <w:r w:rsidRPr="00933066">
        <w:rPr>
          <w:rFonts w:ascii="Calibri" w:hAnsi="Calibri" w:cs="Calibri"/>
          <w:color w:val="000000"/>
          <w:sz w:val="22"/>
          <w:szCs w:val="22"/>
        </w:rPr>
        <w:t xml:space="preserve"> </w:t>
      </w:r>
      <w:r w:rsidRPr="00933066">
        <w:rPr>
          <w:b/>
          <w:bCs/>
        </w:rPr>
        <w:t>Орендодавець або його уповноважений представник має право у будь-який час вимагати</w:t>
      </w:r>
      <w:r>
        <w:rPr>
          <w:b/>
          <w:bCs/>
        </w:rPr>
        <w:t xml:space="preserve"> </w:t>
      </w:r>
      <w:r w:rsidRPr="00933066">
        <w:rPr>
          <w:b/>
          <w:bCs/>
        </w:rPr>
        <w:t>посвідчення особи Орендаря або третьої особи, якій дозволено і має намір увійти на територію</w:t>
      </w:r>
      <w:r>
        <w:rPr>
          <w:b/>
          <w:bCs/>
        </w:rPr>
        <w:t xml:space="preserve"> </w:t>
      </w:r>
      <w:r w:rsidRPr="00933066">
        <w:rPr>
          <w:b/>
          <w:bCs/>
        </w:rPr>
        <w:t>Сховища або отримати доступ до Об’єкту оренди. Орендодавець має право відмовити в доступі на</w:t>
      </w:r>
      <w:r>
        <w:rPr>
          <w:b/>
          <w:bCs/>
        </w:rPr>
        <w:t xml:space="preserve"> </w:t>
      </w:r>
      <w:r w:rsidRPr="00933066">
        <w:rPr>
          <w:b/>
          <w:bCs/>
        </w:rPr>
        <w:t xml:space="preserve">територію </w:t>
      </w:r>
      <w:r>
        <w:rPr>
          <w:b/>
          <w:bCs/>
        </w:rPr>
        <w:t>боксу</w:t>
      </w:r>
      <w:r w:rsidRPr="00933066">
        <w:rPr>
          <w:b/>
          <w:bCs/>
        </w:rPr>
        <w:t xml:space="preserve"> будь-якій особі, яка не може </w:t>
      </w:r>
      <w:r>
        <w:rPr>
          <w:b/>
          <w:bCs/>
        </w:rPr>
        <w:t>п</w:t>
      </w:r>
      <w:r w:rsidRPr="00933066">
        <w:rPr>
          <w:b/>
          <w:bCs/>
        </w:rPr>
        <w:t>ред'явити документ, що однозначно засвідчує її</w:t>
      </w:r>
      <w:r>
        <w:rPr>
          <w:b/>
          <w:bCs/>
        </w:rPr>
        <w:t xml:space="preserve"> </w:t>
      </w:r>
      <w:r w:rsidRPr="00933066">
        <w:rPr>
          <w:b/>
          <w:bCs/>
        </w:rPr>
        <w:t xml:space="preserve">особу. </w:t>
      </w:r>
    </w:p>
    <w:p w14:paraId="00D4F8D7" w14:textId="230EC70E" w:rsidR="00933066" w:rsidRDefault="00933066" w:rsidP="00130DE2">
      <w:pPr>
        <w:jc w:val="both"/>
        <w:rPr>
          <w:b/>
          <w:bCs/>
        </w:rPr>
      </w:pPr>
      <w:r>
        <w:rPr>
          <w:b/>
          <w:bCs/>
        </w:rPr>
        <w:t>6.7.</w:t>
      </w:r>
      <w:r w:rsidRPr="00933066">
        <w:rPr>
          <w:rFonts w:ascii="Calibri" w:hAnsi="Calibri" w:cs="Calibri"/>
          <w:color w:val="000000"/>
          <w:sz w:val="22"/>
          <w:szCs w:val="22"/>
        </w:rPr>
        <w:t xml:space="preserve"> </w:t>
      </w:r>
      <w:r w:rsidRPr="00933066">
        <w:rPr>
          <w:b/>
          <w:bCs/>
        </w:rPr>
        <w:t>Орендар має право мати доступ до Об'єкту оренди в будь-який час відповідно до графіку роботи</w:t>
      </w:r>
      <w:r>
        <w:rPr>
          <w:b/>
          <w:bCs/>
        </w:rPr>
        <w:t xml:space="preserve"> </w:t>
      </w:r>
      <w:r w:rsidRPr="00933066">
        <w:rPr>
          <w:b/>
          <w:bCs/>
        </w:rPr>
        <w:t>Сховища (далі - «Час доступу»), Орендодавець має право змінити Час доступу, попередньо</w:t>
      </w:r>
      <w:r>
        <w:rPr>
          <w:b/>
          <w:bCs/>
        </w:rPr>
        <w:t xml:space="preserve"> </w:t>
      </w:r>
      <w:r w:rsidRPr="00933066">
        <w:rPr>
          <w:b/>
          <w:bCs/>
        </w:rPr>
        <w:t>повідомивши про це Орендаря будь-яким способом: по телефону, електронній пошті, в офісі</w:t>
      </w:r>
      <w:r>
        <w:rPr>
          <w:b/>
          <w:bCs/>
        </w:rPr>
        <w:t xml:space="preserve"> </w:t>
      </w:r>
      <w:r w:rsidRPr="00933066">
        <w:rPr>
          <w:b/>
          <w:bCs/>
        </w:rPr>
        <w:t>Орендодавця або на сайті Орендодавця.</w:t>
      </w:r>
    </w:p>
    <w:p w14:paraId="0EB3BC35" w14:textId="60B88B33" w:rsidR="00933066" w:rsidRDefault="00933066" w:rsidP="00130DE2">
      <w:pPr>
        <w:jc w:val="both"/>
        <w:rPr>
          <w:b/>
          <w:bCs/>
        </w:rPr>
      </w:pPr>
      <w:r>
        <w:rPr>
          <w:b/>
          <w:bCs/>
        </w:rPr>
        <w:t xml:space="preserve">6.8. </w:t>
      </w:r>
      <w:r w:rsidRPr="00933066">
        <w:rPr>
          <w:b/>
          <w:bCs/>
        </w:rPr>
        <w:t>У разі виробничої необхідності Орендодавець має право провести заміну Об'єкту оренди,</w:t>
      </w:r>
      <w:r>
        <w:rPr>
          <w:b/>
          <w:bCs/>
        </w:rPr>
        <w:t xml:space="preserve"> </w:t>
      </w:r>
      <w:r w:rsidRPr="00933066">
        <w:rPr>
          <w:b/>
          <w:bCs/>
        </w:rPr>
        <w:t>зазначеного в Договорі, на інший рівноцінний об'єкт на території Сховища в порядку, передбаченому</w:t>
      </w:r>
      <w:r>
        <w:rPr>
          <w:b/>
          <w:bCs/>
        </w:rPr>
        <w:t xml:space="preserve"> </w:t>
      </w:r>
      <w:r w:rsidRPr="00933066">
        <w:rPr>
          <w:b/>
          <w:bCs/>
        </w:rPr>
        <w:t>Умовами, повідомивши Орендаря про настання об'єктивних обставин, що тягнуть за собою</w:t>
      </w:r>
      <w:r>
        <w:rPr>
          <w:b/>
          <w:bCs/>
        </w:rPr>
        <w:t xml:space="preserve"> </w:t>
      </w:r>
      <w:r w:rsidRPr="00933066">
        <w:rPr>
          <w:b/>
          <w:bCs/>
        </w:rPr>
        <w:t>необхідність звільнення займаного Об'єкту оренди ти переміщення майна, що в ньому знаходиться, в</w:t>
      </w:r>
      <w:r>
        <w:rPr>
          <w:b/>
          <w:bCs/>
        </w:rPr>
        <w:t xml:space="preserve"> </w:t>
      </w:r>
      <w:r w:rsidRPr="00933066">
        <w:rPr>
          <w:b/>
          <w:bCs/>
        </w:rPr>
        <w:t>інший рівноцінний об'єкт, за три календарних дні до настання таких обставин ,якщо про їх настання</w:t>
      </w:r>
      <w:r>
        <w:rPr>
          <w:b/>
          <w:bCs/>
        </w:rPr>
        <w:t xml:space="preserve"> </w:t>
      </w:r>
      <w:r w:rsidRPr="00933066">
        <w:rPr>
          <w:b/>
          <w:bCs/>
        </w:rPr>
        <w:t>Орендодавцю стало відомо завчасно, або відразу ж після їх настання. Якщо їх настання Орендодавець</w:t>
      </w:r>
      <w:r w:rsidRPr="00933066">
        <w:rPr>
          <w:b/>
          <w:bCs/>
        </w:rPr>
        <w:br/>
        <w:t>не міг передбачити у цьому випадку Орендар зобов'язаний здійснити переміщення свого майна в</w:t>
      </w:r>
      <w:r>
        <w:rPr>
          <w:b/>
          <w:bCs/>
        </w:rPr>
        <w:t xml:space="preserve"> </w:t>
      </w:r>
      <w:r w:rsidRPr="00933066">
        <w:rPr>
          <w:b/>
          <w:bCs/>
        </w:rPr>
        <w:t>інший рівноцінний об'єкт у встановлений Орендодавцем термін силами Орендодавця.</w:t>
      </w:r>
    </w:p>
    <w:p w14:paraId="4DB8477A" w14:textId="3FD210D3" w:rsidR="00467712" w:rsidRDefault="00467712" w:rsidP="00130DE2">
      <w:pPr>
        <w:jc w:val="both"/>
        <w:rPr>
          <w:b/>
          <w:bCs/>
        </w:rPr>
      </w:pPr>
      <w:r>
        <w:rPr>
          <w:b/>
          <w:bCs/>
        </w:rPr>
        <w:lastRenderedPageBreak/>
        <w:t>6.9.</w:t>
      </w:r>
      <w:r w:rsidRPr="00467712">
        <w:rPr>
          <w:rFonts w:ascii="Calibri" w:hAnsi="Calibri" w:cs="Calibri"/>
          <w:color w:val="000000"/>
          <w:sz w:val="22"/>
          <w:szCs w:val="22"/>
        </w:rPr>
        <w:t xml:space="preserve"> </w:t>
      </w:r>
      <w:r w:rsidRPr="00467712">
        <w:rPr>
          <w:b/>
          <w:bCs/>
        </w:rPr>
        <w:t>При користуванні Об'єктом оренди, а також іншим майном Орендодавця, яким Орендарю</w:t>
      </w:r>
      <w:r>
        <w:rPr>
          <w:b/>
          <w:bCs/>
        </w:rPr>
        <w:t xml:space="preserve"> </w:t>
      </w:r>
      <w:r w:rsidRPr="00467712">
        <w:rPr>
          <w:b/>
          <w:bCs/>
        </w:rPr>
        <w:t>дозволено користуватися відповідно до Договору, Орендар зобов'язаний:</w:t>
      </w:r>
      <w:r w:rsidRPr="00467712">
        <w:rPr>
          <w:b/>
          <w:bCs/>
        </w:rPr>
        <w:br/>
        <w:t>1) не створювати перешкод співробітникам Орендодавця або користувачам інших об'єктів;</w:t>
      </w:r>
      <w:r w:rsidRPr="00467712">
        <w:rPr>
          <w:b/>
          <w:bCs/>
        </w:rPr>
        <w:br/>
        <w:t>2) не здійснювати наступних дій: розпорошувати фарбу або здійснювати слюсарні роботи будь</w:t>
      </w:r>
      <w:r w:rsidR="005970B7">
        <w:rPr>
          <w:b/>
          <w:bCs/>
        </w:rPr>
        <w:t>-</w:t>
      </w:r>
      <w:r w:rsidRPr="00467712">
        <w:rPr>
          <w:b/>
          <w:bCs/>
        </w:rPr>
        <w:t>якого роду в Об'єкті</w:t>
      </w:r>
      <w:r w:rsidR="005970B7">
        <w:rPr>
          <w:b/>
          <w:bCs/>
        </w:rPr>
        <w:t xml:space="preserve"> оренди</w:t>
      </w:r>
      <w:r w:rsidRPr="00467712">
        <w:rPr>
          <w:b/>
          <w:bCs/>
        </w:rPr>
        <w:t xml:space="preserve">, прикріплювати щось до стін, стелі, підлоги або дверей Об'єкту </w:t>
      </w:r>
      <w:r w:rsidR="005970B7">
        <w:rPr>
          <w:b/>
          <w:bCs/>
        </w:rPr>
        <w:t xml:space="preserve">оренди </w:t>
      </w:r>
      <w:r w:rsidRPr="00467712">
        <w:rPr>
          <w:b/>
          <w:bCs/>
        </w:rPr>
        <w:t>або</w:t>
      </w:r>
      <w:r>
        <w:rPr>
          <w:b/>
          <w:bCs/>
        </w:rPr>
        <w:t xml:space="preserve"> </w:t>
      </w:r>
      <w:r w:rsidRPr="00467712">
        <w:rPr>
          <w:b/>
          <w:bCs/>
        </w:rPr>
        <w:t>проводити перепланування Об'єкта</w:t>
      </w:r>
      <w:r w:rsidR="005970B7">
        <w:rPr>
          <w:b/>
          <w:bCs/>
        </w:rPr>
        <w:t xml:space="preserve"> оренди</w:t>
      </w:r>
      <w:r w:rsidRPr="00467712">
        <w:rPr>
          <w:b/>
          <w:bCs/>
        </w:rPr>
        <w:t>, загромаджувати проходи, службові приміщення або інші</w:t>
      </w:r>
      <w:r>
        <w:rPr>
          <w:b/>
          <w:bCs/>
        </w:rPr>
        <w:t xml:space="preserve"> </w:t>
      </w:r>
      <w:r w:rsidRPr="00467712">
        <w:rPr>
          <w:b/>
          <w:bCs/>
        </w:rPr>
        <w:t>частини приміщень Сховища завдавати шкоди Сховищу, включаючи Об'єкт оренди, а також</w:t>
      </w:r>
      <w:r>
        <w:rPr>
          <w:b/>
          <w:bCs/>
        </w:rPr>
        <w:t xml:space="preserve"> </w:t>
      </w:r>
      <w:r w:rsidRPr="00467712">
        <w:rPr>
          <w:b/>
          <w:bCs/>
        </w:rPr>
        <w:t>будь-якому іншому майну Орендодавця або будь-яких інших користувачів об'єктів на території</w:t>
      </w:r>
      <w:r>
        <w:rPr>
          <w:b/>
          <w:bCs/>
        </w:rPr>
        <w:t xml:space="preserve"> </w:t>
      </w:r>
      <w:r w:rsidRPr="00467712">
        <w:rPr>
          <w:b/>
          <w:bCs/>
        </w:rPr>
        <w:t>Сховища.</w:t>
      </w:r>
      <w:r w:rsidRPr="00467712">
        <w:rPr>
          <w:b/>
          <w:bCs/>
        </w:rPr>
        <w:br/>
        <w:t>У разі якщо порушення Орендарем цього пункту призвело до заподіяння шкоди Об'єкту оренди або</w:t>
      </w:r>
      <w:r>
        <w:rPr>
          <w:b/>
          <w:bCs/>
        </w:rPr>
        <w:t xml:space="preserve"> </w:t>
      </w:r>
      <w:r w:rsidRPr="00467712">
        <w:rPr>
          <w:b/>
          <w:bCs/>
        </w:rPr>
        <w:t>іншого майна Орендодавця, Орендар повинен (на розсуд Орендодавця) провести ремонт</w:t>
      </w:r>
      <w:r>
        <w:rPr>
          <w:b/>
          <w:bCs/>
        </w:rPr>
        <w:t xml:space="preserve"> </w:t>
      </w:r>
      <w:r w:rsidRPr="00467712">
        <w:rPr>
          <w:b/>
          <w:bCs/>
        </w:rPr>
        <w:t>пошкодженого майна або відшкодувати витрати Орендодавця по проведенню необхідного ремонту</w:t>
      </w:r>
      <w:r>
        <w:rPr>
          <w:b/>
          <w:bCs/>
        </w:rPr>
        <w:t xml:space="preserve"> </w:t>
      </w:r>
      <w:r w:rsidRPr="00467712">
        <w:rPr>
          <w:b/>
          <w:bCs/>
        </w:rPr>
        <w:t>або заміни пошкодженого Орендарем майна. Дані дії повинні бути виконані в строк, який буде вказано</w:t>
      </w:r>
      <w:r>
        <w:rPr>
          <w:b/>
          <w:bCs/>
        </w:rPr>
        <w:t xml:space="preserve"> </w:t>
      </w:r>
      <w:r w:rsidRPr="00467712">
        <w:rPr>
          <w:b/>
          <w:bCs/>
        </w:rPr>
        <w:t>в повідомленні, направленому Орендодавцем Орендарю будь-яким зручним способом: електронною</w:t>
      </w:r>
      <w:r>
        <w:rPr>
          <w:b/>
          <w:bCs/>
        </w:rPr>
        <w:t xml:space="preserve"> </w:t>
      </w:r>
      <w:r w:rsidRPr="00467712">
        <w:rPr>
          <w:b/>
          <w:bCs/>
        </w:rPr>
        <w:t xml:space="preserve">поштою, </w:t>
      </w:r>
      <w:proofErr w:type="spellStart"/>
      <w:r w:rsidRPr="00467712">
        <w:rPr>
          <w:b/>
          <w:bCs/>
        </w:rPr>
        <w:t>смс</w:t>
      </w:r>
      <w:proofErr w:type="spellEnd"/>
      <w:r w:rsidRPr="00467712">
        <w:rPr>
          <w:b/>
          <w:bCs/>
        </w:rPr>
        <w:t xml:space="preserve"> через месенджери </w:t>
      </w:r>
      <w:proofErr w:type="spellStart"/>
      <w:r w:rsidRPr="00467712">
        <w:rPr>
          <w:b/>
          <w:bCs/>
        </w:rPr>
        <w:t>Viber</w:t>
      </w:r>
      <w:proofErr w:type="spellEnd"/>
      <w:r w:rsidRPr="00467712">
        <w:rPr>
          <w:b/>
          <w:bCs/>
        </w:rPr>
        <w:t xml:space="preserve">, Telegram, </w:t>
      </w:r>
      <w:proofErr w:type="spellStart"/>
      <w:r w:rsidRPr="00467712">
        <w:rPr>
          <w:b/>
          <w:bCs/>
        </w:rPr>
        <w:t>WhatsApp</w:t>
      </w:r>
      <w:proofErr w:type="spellEnd"/>
      <w:r w:rsidRPr="00467712">
        <w:rPr>
          <w:b/>
          <w:bCs/>
        </w:rPr>
        <w:t xml:space="preserve"> і </w:t>
      </w:r>
      <w:proofErr w:type="spellStart"/>
      <w:r w:rsidRPr="00467712">
        <w:rPr>
          <w:b/>
          <w:bCs/>
        </w:rPr>
        <w:t>тд</w:t>
      </w:r>
      <w:proofErr w:type="spellEnd"/>
      <w:r w:rsidRPr="00467712">
        <w:rPr>
          <w:b/>
          <w:bCs/>
        </w:rPr>
        <w:t xml:space="preserve">., </w:t>
      </w:r>
      <w:proofErr w:type="spellStart"/>
      <w:r w:rsidRPr="00467712">
        <w:rPr>
          <w:b/>
          <w:bCs/>
        </w:rPr>
        <w:t>sms</w:t>
      </w:r>
      <w:proofErr w:type="spellEnd"/>
      <w:r w:rsidRPr="00467712">
        <w:rPr>
          <w:b/>
          <w:bCs/>
        </w:rPr>
        <w:t xml:space="preserve"> повідомлення доставкою з</w:t>
      </w:r>
      <w:r w:rsidRPr="00467712">
        <w:rPr>
          <w:b/>
          <w:bCs/>
        </w:rPr>
        <w:br/>
        <w:t>кур'єром або повідомленням поштою. У разі якщо Орендар не виконає ремонт або не відшкодує</w:t>
      </w:r>
      <w:r>
        <w:rPr>
          <w:b/>
          <w:bCs/>
        </w:rPr>
        <w:t xml:space="preserve"> </w:t>
      </w:r>
      <w:r w:rsidRPr="00467712">
        <w:rPr>
          <w:b/>
          <w:bCs/>
        </w:rPr>
        <w:t>вартість ремонту або заміни пошкодженого майна, Орендодавець має право припинити доступ</w:t>
      </w:r>
      <w:r>
        <w:rPr>
          <w:b/>
          <w:bCs/>
        </w:rPr>
        <w:t xml:space="preserve"> </w:t>
      </w:r>
      <w:r w:rsidRPr="00467712">
        <w:rPr>
          <w:b/>
          <w:bCs/>
        </w:rPr>
        <w:t>Орендаря в Сховище до моменту повного виконання Орендарем обов'язків, передбачених цим</w:t>
      </w:r>
      <w:r>
        <w:rPr>
          <w:b/>
          <w:bCs/>
        </w:rPr>
        <w:t xml:space="preserve"> </w:t>
      </w:r>
      <w:r w:rsidRPr="00467712">
        <w:rPr>
          <w:b/>
          <w:bCs/>
        </w:rPr>
        <w:t>пунктом Умов.</w:t>
      </w:r>
    </w:p>
    <w:p w14:paraId="7E39CA67" w14:textId="0EA75F22" w:rsidR="00467712" w:rsidRDefault="00467712" w:rsidP="00130DE2">
      <w:pPr>
        <w:jc w:val="both"/>
        <w:rPr>
          <w:b/>
          <w:bCs/>
        </w:rPr>
      </w:pPr>
      <w:r>
        <w:rPr>
          <w:b/>
          <w:bCs/>
        </w:rPr>
        <w:t>6.10.</w:t>
      </w:r>
      <w:r w:rsidRPr="00467712">
        <w:rPr>
          <w:rFonts w:ascii="Calibri" w:hAnsi="Calibri" w:cs="Calibri"/>
          <w:color w:val="000000"/>
          <w:sz w:val="22"/>
          <w:szCs w:val="22"/>
        </w:rPr>
        <w:t xml:space="preserve"> </w:t>
      </w:r>
      <w:r w:rsidRPr="00467712">
        <w:rPr>
          <w:b/>
          <w:bCs/>
        </w:rPr>
        <w:t>Орендодавець не несе відповідальності за стан і збереження Майна Орендаря, що знаходиться в</w:t>
      </w:r>
      <w:r>
        <w:rPr>
          <w:b/>
          <w:bCs/>
        </w:rPr>
        <w:t xml:space="preserve"> </w:t>
      </w:r>
      <w:r w:rsidRPr="00467712">
        <w:rPr>
          <w:b/>
          <w:bCs/>
        </w:rPr>
        <w:t>Об'єкті оренди. Орендар зобов'язаний самостійно стежити за тим, щоб вміст Об'єкту оренди не</w:t>
      </w:r>
      <w:r>
        <w:rPr>
          <w:b/>
          <w:bCs/>
        </w:rPr>
        <w:t xml:space="preserve"> </w:t>
      </w:r>
      <w:r w:rsidRPr="00467712">
        <w:rPr>
          <w:b/>
          <w:bCs/>
        </w:rPr>
        <w:t>піддавався пошкодженням, викликаним взаємодією складових частин Майна. Орендар розуміє і</w:t>
      </w:r>
      <w:r>
        <w:rPr>
          <w:b/>
          <w:bCs/>
        </w:rPr>
        <w:t xml:space="preserve"> </w:t>
      </w:r>
      <w:r w:rsidRPr="00467712">
        <w:rPr>
          <w:b/>
          <w:bCs/>
        </w:rPr>
        <w:t>визнає, що з часом майно зазнає нормальний процес псування і старіння і підтверджує, що умови</w:t>
      </w:r>
      <w:r>
        <w:rPr>
          <w:b/>
          <w:bCs/>
        </w:rPr>
        <w:t xml:space="preserve"> </w:t>
      </w:r>
      <w:r w:rsidRPr="00467712">
        <w:rPr>
          <w:b/>
          <w:bCs/>
        </w:rPr>
        <w:t>зберігання в індивідуальн</w:t>
      </w:r>
      <w:r w:rsidR="000E07BB">
        <w:rPr>
          <w:b/>
          <w:bCs/>
        </w:rPr>
        <w:t xml:space="preserve">ому боксі </w:t>
      </w:r>
      <w:r w:rsidRPr="00467712">
        <w:rPr>
          <w:b/>
          <w:bCs/>
        </w:rPr>
        <w:t>достатні для тривалого зберігання майна Орендаря</w:t>
      </w:r>
    </w:p>
    <w:p w14:paraId="151EF611" w14:textId="349498AF" w:rsidR="00467712" w:rsidRDefault="00467712" w:rsidP="00130DE2">
      <w:pPr>
        <w:jc w:val="both"/>
        <w:rPr>
          <w:b/>
          <w:bCs/>
        </w:rPr>
      </w:pPr>
      <w:r>
        <w:rPr>
          <w:b/>
          <w:bCs/>
        </w:rPr>
        <w:t>6.11.</w:t>
      </w:r>
      <w:r w:rsidRPr="00467712">
        <w:rPr>
          <w:rFonts w:ascii="Calibri" w:hAnsi="Calibri" w:cs="Calibri"/>
          <w:color w:val="000000"/>
          <w:sz w:val="22"/>
          <w:szCs w:val="22"/>
        </w:rPr>
        <w:t xml:space="preserve"> </w:t>
      </w:r>
      <w:r w:rsidRPr="00467712">
        <w:rPr>
          <w:b/>
          <w:bCs/>
        </w:rPr>
        <w:t>Орендар зобов'язаний дотримуватися всіх заходів протипожежної безпеки на території</w:t>
      </w:r>
      <w:r>
        <w:rPr>
          <w:b/>
          <w:bCs/>
        </w:rPr>
        <w:t xml:space="preserve"> </w:t>
      </w:r>
      <w:r w:rsidRPr="00467712">
        <w:rPr>
          <w:b/>
          <w:bCs/>
        </w:rPr>
        <w:t>https://</w:t>
      </w:r>
      <w:r w:rsidR="000E07BB" w:rsidRPr="000E07BB">
        <w:rPr>
          <w:b/>
          <w:bCs/>
        </w:rPr>
        <w:t xml:space="preserve"> </w:t>
      </w:r>
      <w:proofErr w:type="spellStart"/>
      <w:r w:rsidR="000E07BB">
        <w:rPr>
          <w:b/>
          <w:bCs/>
          <w:lang w:val="en-US"/>
        </w:rPr>
        <w:t>mistseye</w:t>
      </w:r>
      <w:proofErr w:type="spellEnd"/>
      <w:r w:rsidR="000E07BB" w:rsidRPr="005970B7">
        <w:rPr>
          <w:b/>
          <w:bCs/>
        </w:rPr>
        <w:t>.</w:t>
      </w:r>
      <w:proofErr w:type="spellStart"/>
      <w:r w:rsidR="000E07BB" w:rsidRPr="00EB4D5F">
        <w:rPr>
          <w:b/>
          <w:bCs/>
        </w:rPr>
        <w:t>com</w:t>
      </w:r>
      <w:proofErr w:type="spellEnd"/>
      <w:r w:rsidR="000E07BB" w:rsidRPr="005970B7">
        <w:rPr>
          <w:b/>
          <w:bCs/>
        </w:rPr>
        <w:t>.</w:t>
      </w:r>
      <w:proofErr w:type="spellStart"/>
      <w:r w:rsidR="000E07BB">
        <w:rPr>
          <w:b/>
          <w:bCs/>
          <w:lang w:val="en-US"/>
        </w:rPr>
        <w:t>ua</w:t>
      </w:r>
      <w:proofErr w:type="spellEnd"/>
      <w:r w:rsidR="000E07BB" w:rsidRPr="00467712">
        <w:rPr>
          <w:b/>
          <w:bCs/>
        </w:rPr>
        <w:t xml:space="preserve"> </w:t>
      </w:r>
      <w:r w:rsidRPr="00467712">
        <w:rPr>
          <w:b/>
          <w:bCs/>
        </w:rPr>
        <w:t>/ Сховища, включаючи Об'єкт оренди. Також Орендар зобов'язаний</w:t>
      </w:r>
      <w:r>
        <w:rPr>
          <w:b/>
          <w:bCs/>
        </w:rPr>
        <w:t xml:space="preserve"> </w:t>
      </w:r>
      <w:r w:rsidRPr="00467712">
        <w:rPr>
          <w:b/>
          <w:bCs/>
        </w:rPr>
        <w:t>дотримуватися інструкцій щодо забезпечення безпеки, які розміщені на території Сховища або</w:t>
      </w:r>
      <w:r>
        <w:rPr>
          <w:b/>
          <w:bCs/>
        </w:rPr>
        <w:t xml:space="preserve"> </w:t>
      </w:r>
      <w:r w:rsidRPr="00467712">
        <w:rPr>
          <w:b/>
          <w:bCs/>
        </w:rPr>
        <w:t>доведені до відома Орендаря співробітниками Орендодавця; особисто бути присутнім (або направити</w:t>
      </w:r>
      <w:r>
        <w:rPr>
          <w:b/>
          <w:bCs/>
        </w:rPr>
        <w:t xml:space="preserve"> </w:t>
      </w:r>
      <w:r w:rsidRPr="00467712">
        <w:rPr>
          <w:b/>
          <w:bCs/>
        </w:rPr>
        <w:t>належним чином уповноваженого представника) при доставці на Об'єкт оренди Майна;</w:t>
      </w:r>
      <w:r>
        <w:rPr>
          <w:b/>
          <w:bCs/>
        </w:rPr>
        <w:t xml:space="preserve"> </w:t>
      </w:r>
      <w:r w:rsidRPr="00467712">
        <w:rPr>
          <w:b/>
          <w:bCs/>
        </w:rPr>
        <w:t>дотримуватися ввічливості по відношенню до інших осіб при користуванні коридорами, службовими</w:t>
      </w:r>
      <w:r w:rsidRPr="00467712">
        <w:rPr>
          <w:b/>
          <w:bCs/>
        </w:rPr>
        <w:br/>
        <w:t>приміщеннями або іншими частинами приміщень ; негайно повідомляти Орендодавця про</w:t>
      </w:r>
      <w:r>
        <w:rPr>
          <w:b/>
          <w:bCs/>
        </w:rPr>
        <w:t xml:space="preserve"> </w:t>
      </w:r>
      <w:r w:rsidRPr="00467712">
        <w:rPr>
          <w:b/>
          <w:bCs/>
        </w:rPr>
        <w:t xml:space="preserve">будь-яку шкоду, заподіяну </w:t>
      </w:r>
      <w:r w:rsidR="00307A1D">
        <w:rPr>
          <w:b/>
          <w:bCs/>
        </w:rPr>
        <w:t>приміщенню</w:t>
      </w:r>
      <w:r w:rsidRPr="00467712">
        <w:rPr>
          <w:b/>
          <w:bCs/>
        </w:rPr>
        <w:t>, включаючи Об'єкт оренди; дотримуватись інструкцій</w:t>
      </w:r>
      <w:r>
        <w:rPr>
          <w:b/>
          <w:bCs/>
        </w:rPr>
        <w:t xml:space="preserve"> </w:t>
      </w:r>
      <w:r w:rsidRPr="00467712">
        <w:rPr>
          <w:b/>
          <w:bCs/>
        </w:rPr>
        <w:t>співробітників Орендодавця і правил користування Об'єктом оренди, що встановлені Орендодавцем;</w:t>
      </w:r>
      <w:r>
        <w:rPr>
          <w:b/>
          <w:bCs/>
        </w:rPr>
        <w:t xml:space="preserve"> </w:t>
      </w:r>
      <w:r w:rsidRPr="00467712">
        <w:rPr>
          <w:b/>
          <w:bCs/>
        </w:rPr>
        <w:t>відшкодовувати Орендодавцю прямі збитки, що виникають в результаті порушення ним Договору</w:t>
      </w:r>
      <w:r>
        <w:rPr>
          <w:b/>
          <w:bCs/>
        </w:rPr>
        <w:t xml:space="preserve"> </w:t>
      </w:r>
    </w:p>
    <w:p w14:paraId="64F740E8" w14:textId="6CFE23CE" w:rsidR="00467712" w:rsidRDefault="00467712" w:rsidP="00130DE2">
      <w:pPr>
        <w:jc w:val="both"/>
        <w:rPr>
          <w:b/>
          <w:bCs/>
        </w:rPr>
      </w:pPr>
      <w:r>
        <w:rPr>
          <w:b/>
          <w:bCs/>
        </w:rPr>
        <w:t>6.1</w:t>
      </w:r>
      <w:r w:rsidR="009E25A2">
        <w:rPr>
          <w:b/>
          <w:bCs/>
        </w:rPr>
        <w:t>2</w:t>
      </w:r>
      <w:r>
        <w:rPr>
          <w:b/>
          <w:bCs/>
        </w:rPr>
        <w:t>.</w:t>
      </w:r>
      <w:r w:rsidRPr="00467712">
        <w:rPr>
          <w:rFonts w:ascii="Calibri" w:hAnsi="Calibri" w:cs="Calibri"/>
          <w:color w:val="000000"/>
          <w:sz w:val="22"/>
          <w:szCs w:val="22"/>
        </w:rPr>
        <w:t xml:space="preserve"> </w:t>
      </w:r>
      <w:r w:rsidRPr="00467712">
        <w:rPr>
          <w:b/>
          <w:bCs/>
        </w:rPr>
        <w:t>У випадку несплати Орендарем орендної плати протягом 14 (чотирнадцят</w:t>
      </w:r>
      <w:r w:rsidR="009E25A2">
        <w:rPr>
          <w:b/>
          <w:bCs/>
        </w:rPr>
        <w:t>ь</w:t>
      </w:r>
      <w:r w:rsidRPr="00467712">
        <w:rPr>
          <w:b/>
          <w:bCs/>
        </w:rPr>
        <w:t>) днів</w:t>
      </w:r>
      <w:r>
        <w:rPr>
          <w:b/>
          <w:bCs/>
        </w:rPr>
        <w:t xml:space="preserve"> </w:t>
      </w:r>
      <w:r w:rsidRPr="00467712">
        <w:rPr>
          <w:b/>
          <w:bCs/>
        </w:rPr>
        <w:t xml:space="preserve">Орендодавець вправі призупинити виконання зобов'язань за Договором в </w:t>
      </w:r>
      <w:r w:rsidRPr="00467712">
        <w:rPr>
          <w:b/>
          <w:bCs/>
        </w:rPr>
        <w:lastRenderedPageBreak/>
        <w:t>односторонньому порядку</w:t>
      </w:r>
      <w:r>
        <w:rPr>
          <w:b/>
          <w:bCs/>
        </w:rPr>
        <w:t xml:space="preserve"> </w:t>
      </w:r>
      <w:r w:rsidRPr="00467712">
        <w:rPr>
          <w:b/>
          <w:bCs/>
        </w:rPr>
        <w:t>та звільнити Об’єкт оренди від Майна, перемістивши Майно на загальний відділ для збер</w:t>
      </w:r>
      <w:r w:rsidR="000E07BB">
        <w:rPr>
          <w:b/>
          <w:bCs/>
        </w:rPr>
        <w:t>іг</w:t>
      </w:r>
      <w:r w:rsidRPr="00467712">
        <w:rPr>
          <w:b/>
          <w:bCs/>
        </w:rPr>
        <w:t>ання речей</w:t>
      </w:r>
      <w:r>
        <w:rPr>
          <w:b/>
          <w:bCs/>
        </w:rPr>
        <w:t xml:space="preserve"> </w:t>
      </w:r>
      <w:r w:rsidRPr="00467712">
        <w:rPr>
          <w:b/>
          <w:bCs/>
        </w:rPr>
        <w:t>(Відділ зберігання). Сторони дійшли згоди, що у разі такого переміщення Орендодавець не несе</w:t>
      </w:r>
      <w:r>
        <w:rPr>
          <w:b/>
          <w:bCs/>
        </w:rPr>
        <w:t xml:space="preserve"> </w:t>
      </w:r>
      <w:r w:rsidRPr="00467712">
        <w:rPr>
          <w:b/>
          <w:bCs/>
        </w:rPr>
        <w:t>відповідальності за збереження Майна. Орендодавець повідомляє Орендаря про переміщення Майна</w:t>
      </w:r>
      <w:r>
        <w:rPr>
          <w:b/>
          <w:bCs/>
        </w:rPr>
        <w:t xml:space="preserve"> </w:t>
      </w:r>
      <w:r w:rsidRPr="00467712">
        <w:rPr>
          <w:b/>
          <w:bCs/>
        </w:rPr>
        <w:t>у Відділ зберігання Орендодавця</w:t>
      </w:r>
      <w:r>
        <w:rPr>
          <w:b/>
          <w:bCs/>
        </w:rPr>
        <w:t xml:space="preserve"> шляхом </w:t>
      </w:r>
      <w:proofErr w:type="spellStart"/>
      <w:r w:rsidRPr="00EB4D5F">
        <w:rPr>
          <w:b/>
          <w:bCs/>
        </w:rPr>
        <w:t>смс</w:t>
      </w:r>
      <w:proofErr w:type="spellEnd"/>
      <w:r w:rsidRPr="00EB4D5F">
        <w:rPr>
          <w:b/>
          <w:bCs/>
        </w:rPr>
        <w:t>-повідомлення,</w:t>
      </w:r>
      <w:r>
        <w:rPr>
          <w:b/>
          <w:bCs/>
        </w:rPr>
        <w:t xml:space="preserve"> </w:t>
      </w:r>
      <w:proofErr w:type="spellStart"/>
      <w:r w:rsidRPr="00EB4D5F">
        <w:rPr>
          <w:b/>
          <w:bCs/>
        </w:rPr>
        <w:t>смс</w:t>
      </w:r>
      <w:proofErr w:type="spellEnd"/>
      <w:r w:rsidRPr="00EB4D5F">
        <w:rPr>
          <w:b/>
          <w:bCs/>
        </w:rPr>
        <w:t xml:space="preserve"> через месенджери </w:t>
      </w:r>
      <w:proofErr w:type="spellStart"/>
      <w:r w:rsidRPr="00EB4D5F">
        <w:rPr>
          <w:b/>
          <w:bCs/>
        </w:rPr>
        <w:t>Viber</w:t>
      </w:r>
      <w:proofErr w:type="spellEnd"/>
      <w:r w:rsidRPr="00EB4D5F">
        <w:rPr>
          <w:b/>
          <w:bCs/>
        </w:rPr>
        <w:t xml:space="preserve">, Telegram, </w:t>
      </w:r>
      <w:proofErr w:type="spellStart"/>
      <w:r w:rsidRPr="00EB4D5F">
        <w:rPr>
          <w:b/>
          <w:bCs/>
        </w:rPr>
        <w:t>WhatsApp</w:t>
      </w:r>
      <w:proofErr w:type="spellEnd"/>
      <w:r w:rsidRPr="00EB4D5F">
        <w:rPr>
          <w:b/>
          <w:bCs/>
        </w:rPr>
        <w:t xml:space="preserve"> і </w:t>
      </w:r>
      <w:proofErr w:type="spellStart"/>
      <w:r w:rsidRPr="00EB4D5F">
        <w:rPr>
          <w:b/>
          <w:bCs/>
        </w:rPr>
        <w:t>тд</w:t>
      </w:r>
      <w:proofErr w:type="spellEnd"/>
      <w:r w:rsidRPr="00EB4D5F">
        <w:rPr>
          <w:b/>
          <w:bCs/>
        </w:rPr>
        <w:t>., електронною поштою та інше</w:t>
      </w:r>
      <w:r w:rsidRPr="00467712">
        <w:rPr>
          <w:b/>
          <w:bCs/>
        </w:rPr>
        <w:t>. Плата за фактичне</w:t>
      </w:r>
      <w:r>
        <w:rPr>
          <w:b/>
          <w:bCs/>
        </w:rPr>
        <w:t xml:space="preserve"> </w:t>
      </w:r>
      <w:r w:rsidRPr="00467712">
        <w:rPr>
          <w:b/>
          <w:bCs/>
        </w:rPr>
        <w:t>зберігання майна переміщеного у Відділ зберігання Орендодавця стягується з Орендаря у сумі 50</w:t>
      </w:r>
      <w:r w:rsidRPr="00467712">
        <w:rPr>
          <w:b/>
          <w:bCs/>
        </w:rPr>
        <w:br/>
        <w:t>(п’ятдесят) гривень за кожен день зберігання починаючи з наступного дня від дати переміщення майна</w:t>
      </w:r>
      <w:r>
        <w:rPr>
          <w:b/>
          <w:bCs/>
        </w:rPr>
        <w:t xml:space="preserve"> </w:t>
      </w:r>
      <w:r w:rsidRPr="00467712">
        <w:rPr>
          <w:b/>
          <w:bCs/>
        </w:rPr>
        <w:t>Орендаря до Відділу зберігання . Нарахування плати за зберігання майна, переміщеного до Відділу</w:t>
      </w:r>
      <w:r>
        <w:rPr>
          <w:b/>
          <w:bCs/>
        </w:rPr>
        <w:t xml:space="preserve"> </w:t>
      </w:r>
      <w:r w:rsidRPr="00467712">
        <w:rPr>
          <w:b/>
          <w:bCs/>
        </w:rPr>
        <w:t>зберігання припиняється після фактичного забирання Орендарем свого майна з Відділу зберігання.</w:t>
      </w:r>
      <w:r>
        <w:rPr>
          <w:b/>
          <w:bCs/>
        </w:rPr>
        <w:t xml:space="preserve"> </w:t>
      </w:r>
      <w:r w:rsidRPr="00467712">
        <w:rPr>
          <w:b/>
          <w:bCs/>
        </w:rPr>
        <w:t>Підписанням цього Договору Орендар надає безумовну згоду Орендодавцю на розпорядження своїм</w:t>
      </w:r>
      <w:r>
        <w:rPr>
          <w:b/>
          <w:bCs/>
        </w:rPr>
        <w:t xml:space="preserve"> </w:t>
      </w:r>
      <w:r w:rsidRPr="00467712">
        <w:rPr>
          <w:b/>
          <w:bCs/>
        </w:rPr>
        <w:t>майном у повному обсязі на власний розсуд , яке переміщено у Відділ зберігання Орендодавця та не</w:t>
      </w:r>
      <w:r w:rsidRPr="00467712">
        <w:rPr>
          <w:b/>
          <w:bCs/>
        </w:rPr>
        <w:br/>
        <w:t xml:space="preserve">забрано Орендарем протягом </w:t>
      </w:r>
      <w:r>
        <w:rPr>
          <w:b/>
          <w:bCs/>
        </w:rPr>
        <w:t>3</w:t>
      </w:r>
      <w:r w:rsidRPr="00467712">
        <w:rPr>
          <w:b/>
          <w:bCs/>
        </w:rPr>
        <w:t>0 календарних днів. Орендар не має права на відшкодування будь</w:t>
      </w:r>
      <w:r>
        <w:rPr>
          <w:b/>
          <w:bCs/>
        </w:rPr>
        <w:t>-</w:t>
      </w:r>
      <w:r w:rsidRPr="00467712">
        <w:rPr>
          <w:b/>
          <w:bCs/>
        </w:rPr>
        <w:t>яких видів збитків та вартості майна, яке не було ним забрано з Відділу зберігання Орендодавця</w:t>
      </w:r>
      <w:r>
        <w:rPr>
          <w:b/>
          <w:bCs/>
        </w:rPr>
        <w:t xml:space="preserve"> </w:t>
      </w:r>
      <w:r w:rsidRPr="00467712">
        <w:rPr>
          <w:b/>
          <w:bCs/>
        </w:rPr>
        <w:t>протягом</w:t>
      </w:r>
      <w:r>
        <w:rPr>
          <w:b/>
          <w:bCs/>
        </w:rPr>
        <w:t xml:space="preserve"> 30</w:t>
      </w:r>
      <w:r w:rsidRPr="00467712">
        <w:rPr>
          <w:b/>
          <w:bCs/>
        </w:rPr>
        <w:t xml:space="preserve"> календарних днів та розпорядження яким здійснив Орендодавець на власний розсуд</w:t>
      </w:r>
    </w:p>
    <w:p w14:paraId="717F74E3" w14:textId="4AF20C8D" w:rsidR="00642992" w:rsidRDefault="00642992" w:rsidP="00130DE2">
      <w:pPr>
        <w:jc w:val="both"/>
        <w:rPr>
          <w:b/>
          <w:bCs/>
        </w:rPr>
      </w:pPr>
      <w:r>
        <w:rPr>
          <w:b/>
          <w:bCs/>
        </w:rPr>
        <w:t>6.1</w:t>
      </w:r>
      <w:r w:rsidR="009E25A2">
        <w:rPr>
          <w:b/>
          <w:bCs/>
        </w:rPr>
        <w:t>3</w:t>
      </w:r>
      <w:r>
        <w:rPr>
          <w:b/>
          <w:bCs/>
        </w:rPr>
        <w:t xml:space="preserve">. </w:t>
      </w:r>
      <w:r w:rsidRPr="00642992">
        <w:rPr>
          <w:b/>
          <w:bCs/>
        </w:rPr>
        <w:t>Орендар в день припинення або розірвання Договору повинен забрати все Майно з Об'єкту</w:t>
      </w:r>
      <w:r>
        <w:rPr>
          <w:b/>
          <w:bCs/>
        </w:rPr>
        <w:t xml:space="preserve"> </w:t>
      </w:r>
      <w:r w:rsidRPr="00642992">
        <w:rPr>
          <w:b/>
          <w:bCs/>
        </w:rPr>
        <w:t>оренди і залишити останній в справному та чистому стані, передавши Об'єкт оренди Орендодавцю за</w:t>
      </w:r>
      <w:r>
        <w:rPr>
          <w:b/>
          <w:bCs/>
        </w:rPr>
        <w:t xml:space="preserve"> </w:t>
      </w:r>
      <w:r w:rsidRPr="00642992">
        <w:rPr>
          <w:b/>
          <w:bCs/>
        </w:rPr>
        <w:t>Актом прийому-передачі (повернення) незачиненим і в тому ж стані, в якому він знаходився в день</w:t>
      </w:r>
      <w:r>
        <w:rPr>
          <w:b/>
          <w:bCs/>
        </w:rPr>
        <w:t xml:space="preserve"> </w:t>
      </w:r>
      <w:r w:rsidRPr="00642992">
        <w:rPr>
          <w:b/>
          <w:bCs/>
        </w:rPr>
        <w:t>передачі Орендарю.</w:t>
      </w:r>
    </w:p>
    <w:p w14:paraId="4582D516" w14:textId="03932FD4" w:rsidR="00642992" w:rsidRDefault="00642992" w:rsidP="00130DE2">
      <w:pPr>
        <w:jc w:val="both"/>
        <w:rPr>
          <w:b/>
          <w:bCs/>
        </w:rPr>
      </w:pPr>
      <w:r>
        <w:rPr>
          <w:b/>
          <w:bCs/>
        </w:rPr>
        <w:t>6.1</w:t>
      </w:r>
      <w:r w:rsidR="009E25A2">
        <w:rPr>
          <w:b/>
          <w:bCs/>
        </w:rPr>
        <w:t>4</w:t>
      </w:r>
      <w:r>
        <w:rPr>
          <w:b/>
          <w:bCs/>
        </w:rPr>
        <w:t>.</w:t>
      </w:r>
      <w:r w:rsidRPr="00642992">
        <w:rPr>
          <w:rFonts w:ascii="Calibri" w:hAnsi="Calibri" w:cs="Calibri"/>
          <w:color w:val="000000"/>
          <w:sz w:val="22"/>
          <w:szCs w:val="22"/>
        </w:rPr>
        <w:t xml:space="preserve"> </w:t>
      </w:r>
      <w:r w:rsidRPr="00642992">
        <w:rPr>
          <w:b/>
          <w:bCs/>
        </w:rPr>
        <w:t>У разі відмови або ухилення Орендаря від повернення Об'єкту оренди Орендодавцю і (або) від</w:t>
      </w:r>
      <w:r>
        <w:rPr>
          <w:b/>
          <w:bCs/>
        </w:rPr>
        <w:t xml:space="preserve"> </w:t>
      </w:r>
      <w:r w:rsidRPr="00642992">
        <w:rPr>
          <w:b/>
          <w:bCs/>
        </w:rPr>
        <w:t xml:space="preserve">підписання </w:t>
      </w:r>
      <w:proofErr w:type="spellStart"/>
      <w:r w:rsidR="008C2173">
        <w:rPr>
          <w:b/>
          <w:bCs/>
        </w:rPr>
        <w:t>А</w:t>
      </w:r>
      <w:r w:rsidRPr="00642992">
        <w:rPr>
          <w:b/>
          <w:bCs/>
        </w:rPr>
        <w:t>кта</w:t>
      </w:r>
      <w:proofErr w:type="spellEnd"/>
      <w:r w:rsidRPr="00642992">
        <w:rPr>
          <w:b/>
          <w:bCs/>
        </w:rPr>
        <w:t xml:space="preserve"> прийому-передачі (повернення) Об'єкту оренди Орендодавець має право прийняти</w:t>
      </w:r>
      <w:r>
        <w:rPr>
          <w:b/>
          <w:bCs/>
        </w:rPr>
        <w:t xml:space="preserve"> </w:t>
      </w:r>
      <w:r w:rsidRPr="00642992">
        <w:rPr>
          <w:b/>
          <w:bCs/>
        </w:rPr>
        <w:t>Об'єкт оренди в односторонньому порядку з складанням відповідного акту. При цьому цей Договір</w:t>
      </w:r>
      <w:r>
        <w:rPr>
          <w:b/>
          <w:bCs/>
        </w:rPr>
        <w:t xml:space="preserve"> </w:t>
      </w:r>
      <w:r w:rsidRPr="00642992">
        <w:rPr>
          <w:b/>
          <w:bCs/>
        </w:rPr>
        <w:t>припиняє свою дію з моменту складання Орендодавцем відповідного одностороннього акту.</w:t>
      </w:r>
    </w:p>
    <w:p w14:paraId="4CAB4E51" w14:textId="278259BF" w:rsidR="000448F8" w:rsidRDefault="000448F8" w:rsidP="00130DE2">
      <w:pPr>
        <w:jc w:val="both"/>
        <w:rPr>
          <w:b/>
          <w:bCs/>
        </w:rPr>
      </w:pPr>
      <w:r>
        <w:rPr>
          <w:b/>
          <w:bCs/>
        </w:rPr>
        <w:t>6.</w:t>
      </w:r>
      <w:r w:rsidR="009E25A2">
        <w:rPr>
          <w:b/>
          <w:bCs/>
        </w:rPr>
        <w:t>15.</w:t>
      </w:r>
      <w:r w:rsidRPr="000448F8">
        <w:rPr>
          <w:rFonts w:ascii="Calibri" w:hAnsi="Calibri" w:cs="Calibri"/>
          <w:color w:val="000000"/>
          <w:sz w:val="22"/>
          <w:szCs w:val="22"/>
        </w:rPr>
        <w:t xml:space="preserve"> </w:t>
      </w:r>
      <w:r w:rsidRPr="000448F8">
        <w:rPr>
          <w:b/>
          <w:bCs/>
        </w:rPr>
        <w:t xml:space="preserve">Майно Орендаря, вилучене з складського </w:t>
      </w:r>
      <w:r>
        <w:rPr>
          <w:b/>
          <w:bCs/>
        </w:rPr>
        <w:t xml:space="preserve">боксу </w:t>
      </w:r>
      <w:r w:rsidRPr="000448F8">
        <w:rPr>
          <w:b/>
          <w:bCs/>
        </w:rPr>
        <w:t>, зберігається Орендодавцем</w:t>
      </w:r>
      <w:r w:rsidRPr="000448F8">
        <w:rPr>
          <w:b/>
          <w:bCs/>
        </w:rPr>
        <w:br/>
        <w:t xml:space="preserve">протягом 30 (Тридцяти) календарних днів з дня розкриття складського </w:t>
      </w:r>
      <w:r>
        <w:rPr>
          <w:b/>
          <w:bCs/>
        </w:rPr>
        <w:t>боксу</w:t>
      </w:r>
      <w:r w:rsidRPr="000448F8">
        <w:rPr>
          <w:b/>
          <w:bCs/>
        </w:rPr>
        <w:t>. Після</w:t>
      </w:r>
      <w:r w:rsidRPr="000448F8">
        <w:rPr>
          <w:b/>
          <w:bCs/>
        </w:rPr>
        <w:br/>
        <w:t>закінчення зазначеного терміну Орендодавець має право розпорядитися майном на власний розсуд, у</w:t>
      </w:r>
      <w:r>
        <w:rPr>
          <w:b/>
          <w:bCs/>
        </w:rPr>
        <w:t xml:space="preserve"> </w:t>
      </w:r>
      <w:r w:rsidRPr="000448F8">
        <w:rPr>
          <w:b/>
          <w:bCs/>
        </w:rPr>
        <w:t xml:space="preserve">тому числі продати майно з метою відшкодування вартості оренди складського </w:t>
      </w:r>
      <w:r>
        <w:rPr>
          <w:b/>
          <w:bCs/>
        </w:rPr>
        <w:t>боксу</w:t>
      </w:r>
      <w:r w:rsidRPr="000448F8">
        <w:rPr>
          <w:b/>
          <w:bCs/>
        </w:rPr>
        <w:t xml:space="preserve"> </w:t>
      </w:r>
      <w:r>
        <w:rPr>
          <w:b/>
          <w:bCs/>
        </w:rPr>
        <w:t xml:space="preserve">та </w:t>
      </w:r>
      <w:r w:rsidRPr="000448F8">
        <w:rPr>
          <w:b/>
          <w:bCs/>
        </w:rPr>
        <w:t>інших витрат Орендодавця. До закінчення зазначеного терміну Орендар має право звернутися до</w:t>
      </w:r>
      <w:r>
        <w:rPr>
          <w:b/>
          <w:bCs/>
        </w:rPr>
        <w:t xml:space="preserve"> </w:t>
      </w:r>
      <w:r w:rsidRPr="000448F8">
        <w:rPr>
          <w:b/>
          <w:bCs/>
        </w:rPr>
        <w:t>Орендодавця за поверненням свого майна, витягнутого орендодавцем з складського</w:t>
      </w:r>
      <w:r>
        <w:rPr>
          <w:b/>
          <w:bCs/>
        </w:rPr>
        <w:t xml:space="preserve"> боксу</w:t>
      </w:r>
      <w:r w:rsidRPr="000448F8">
        <w:rPr>
          <w:b/>
          <w:bCs/>
        </w:rPr>
        <w:t xml:space="preserve"> при розкритті. Повернення майна Орендаря здійснюється при відшкодуванні</w:t>
      </w:r>
      <w:r>
        <w:rPr>
          <w:b/>
          <w:bCs/>
        </w:rPr>
        <w:t xml:space="preserve"> </w:t>
      </w:r>
      <w:r w:rsidRPr="000448F8">
        <w:rPr>
          <w:b/>
          <w:bCs/>
        </w:rPr>
        <w:t>Орендарем повної суми заборгованості і/або суми пені, а також за умови відшкодування Орендарем</w:t>
      </w:r>
      <w:r>
        <w:rPr>
          <w:b/>
          <w:bCs/>
        </w:rPr>
        <w:t xml:space="preserve"> </w:t>
      </w:r>
      <w:r w:rsidRPr="000448F8">
        <w:rPr>
          <w:b/>
          <w:bCs/>
        </w:rPr>
        <w:t>збитків Орендодавця, пов'язаних, у тому числі, але, не обмежуючись, з розкриттям і переміщенням</w:t>
      </w:r>
      <w:r w:rsidRPr="000448F8">
        <w:rPr>
          <w:b/>
          <w:bCs/>
        </w:rPr>
        <w:br/>
        <w:t xml:space="preserve">майна Орендаря, його зберіганням, а також інших збитків Орендодавця, </w:t>
      </w:r>
      <w:proofErr w:type="spellStart"/>
      <w:r w:rsidRPr="000448F8">
        <w:rPr>
          <w:b/>
          <w:bCs/>
        </w:rPr>
        <w:t>витікаючих</w:t>
      </w:r>
      <w:proofErr w:type="spellEnd"/>
      <w:r w:rsidRPr="000448F8">
        <w:rPr>
          <w:b/>
          <w:bCs/>
        </w:rPr>
        <w:t xml:space="preserve"> з Договору, згідно</w:t>
      </w:r>
      <w:r>
        <w:rPr>
          <w:b/>
          <w:bCs/>
        </w:rPr>
        <w:t xml:space="preserve"> </w:t>
      </w:r>
      <w:r w:rsidRPr="000448F8">
        <w:rPr>
          <w:b/>
          <w:bCs/>
        </w:rPr>
        <w:t>калькуляції, представленою Орендодавцем Орендарю, на підставі рахунку. З дня розкриття</w:t>
      </w:r>
      <w:r>
        <w:rPr>
          <w:b/>
          <w:bCs/>
        </w:rPr>
        <w:t xml:space="preserve"> </w:t>
      </w:r>
      <w:r w:rsidRPr="000448F8">
        <w:rPr>
          <w:b/>
          <w:bCs/>
        </w:rPr>
        <w:t xml:space="preserve">складського </w:t>
      </w:r>
      <w:r>
        <w:rPr>
          <w:b/>
          <w:bCs/>
        </w:rPr>
        <w:t xml:space="preserve">боксу </w:t>
      </w:r>
      <w:r w:rsidRPr="000448F8">
        <w:rPr>
          <w:b/>
          <w:bCs/>
        </w:rPr>
        <w:t>Орендодавець не несе відповідальність за збереження майна</w:t>
      </w:r>
      <w:r>
        <w:rPr>
          <w:b/>
          <w:bCs/>
        </w:rPr>
        <w:t xml:space="preserve"> </w:t>
      </w:r>
      <w:r w:rsidRPr="000448F8">
        <w:rPr>
          <w:b/>
          <w:bCs/>
        </w:rPr>
        <w:t xml:space="preserve">Орендаря, вилученого з складського </w:t>
      </w:r>
      <w:r>
        <w:rPr>
          <w:b/>
          <w:bCs/>
        </w:rPr>
        <w:t>боксу</w:t>
      </w:r>
      <w:r w:rsidRPr="000448F8">
        <w:rPr>
          <w:b/>
          <w:bCs/>
        </w:rPr>
        <w:t>. У разі виявлення при розкритті складського</w:t>
      </w:r>
      <w:r>
        <w:rPr>
          <w:b/>
          <w:bCs/>
        </w:rPr>
        <w:t xml:space="preserve"> боксу</w:t>
      </w:r>
      <w:r w:rsidRPr="000448F8">
        <w:rPr>
          <w:b/>
          <w:bCs/>
        </w:rPr>
        <w:t xml:space="preserve"> предметів, заборонених до розміщення, то результати </w:t>
      </w:r>
      <w:r w:rsidRPr="000448F8">
        <w:rPr>
          <w:b/>
          <w:bCs/>
        </w:rPr>
        <w:lastRenderedPageBreak/>
        <w:t>розкриття доводяться до</w:t>
      </w:r>
      <w:r>
        <w:rPr>
          <w:b/>
          <w:bCs/>
        </w:rPr>
        <w:t xml:space="preserve"> </w:t>
      </w:r>
      <w:r w:rsidRPr="000448F8">
        <w:rPr>
          <w:b/>
          <w:bCs/>
        </w:rPr>
        <w:t>відома відповідних правоохоронних і/або інших державних органів. Якщо з об'єктивних причин</w:t>
      </w:r>
      <w:r>
        <w:rPr>
          <w:b/>
          <w:bCs/>
        </w:rPr>
        <w:t xml:space="preserve"> </w:t>
      </w:r>
      <w:r w:rsidRPr="000448F8">
        <w:rPr>
          <w:b/>
          <w:bCs/>
        </w:rPr>
        <w:t xml:space="preserve">розміщення майна Орендаря або його частини, вилученої з індивідуального </w:t>
      </w:r>
      <w:r>
        <w:rPr>
          <w:b/>
          <w:bCs/>
        </w:rPr>
        <w:t>боксу</w:t>
      </w:r>
      <w:r w:rsidRPr="000448F8">
        <w:rPr>
          <w:b/>
          <w:bCs/>
        </w:rPr>
        <w:t>,</w:t>
      </w:r>
      <w:r>
        <w:rPr>
          <w:b/>
          <w:bCs/>
        </w:rPr>
        <w:t xml:space="preserve"> </w:t>
      </w:r>
      <w:r w:rsidRPr="000448F8">
        <w:rPr>
          <w:b/>
          <w:bCs/>
        </w:rPr>
        <w:t>не представляється можливим , то за рішенням Орендодавця воно може бути знищене у присутності</w:t>
      </w:r>
      <w:r>
        <w:rPr>
          <w:b/>
          <w:bCs/>
        </w:rPr>
        <w:t xml:space="preserve"> </w:t>
      </w:r>
      <w:r w:rsidRPr="000448F8">
        <w:rPr>
          <w:b/>
          <w:bCs/>
        </w:rPr>
        <w:t>комісії, що формується в порядку, встановленому поточним пунктом.</w:t>
      </w:r>
    </w:p>
    <w:p w14:paraId="52CCA272" w14:textId="375F974E" w:rsidR="001E5705" w:rsidRPr="008542CD" w:rsidRDefault="001E5705" w:rsidP="00130DE2">
      <w:pPr>
        <w:jc w:val="both"/>
        <w:rPr>
          <w:b/>
          <w:bCs/>
        </w:rPr>
      </w:pPr>
      <w:r>
        <w:rPr>
          <w:b/>
          <w:bCs/>
        </w:rPr>
        <w:t>6.1</w:t>
      </w:r>
      <w:r w:rsidR="009E25A2">
        <w:rPr>
          <w:b/>
          <w:bCs/>
        </w:rPr>
        <w:t>6.</w:t>
      </w:r>
      <w:r w:rsidRPr="001E5705">
        <w:rPr>
          <w:rFonts w:ascii="Calibri" w:hAnsi="Calibri" w:cs="Calibri"/>
          <w:color w:val="000000"/>
          <w:sz w:val="22"/>
          <w:szCs w:val="22"/>
        </w:rPr>
        <w:t xml:space="preserve"> </w:t>
      </w:r>
      <w:r w:rsidRPr="001E5705">
        <w:rPr>
          <w:b/>
          <w:bCs/>
        </w:rPr>
        <w:t>Будь-яке Майно, що зберігається в об'єкті оренди, може бути утримано Орендодавцем в якості</w:t>
      </w:r>
      <w:r>
        <w:rPr>
          <w:b/>
          <w:bCs/>
        </w:rPr>
        <w:t xml:space="preserve"> </w:t>
      </w:r>
      <w:r w:rsidRPr="001E5705">
        <w:rPr>
          <w:b/>
          <w:bCs/>
        </w:rPr>
        <w:t>забезпечення виконання зобов'язань Орендаря, в тому числі грошових, перед Орендодавцем, в межах</w:t>
      </w:r>
      <w:r>
        <w:rPr>
          <w:b/>
          <w:bCs/>
        </w:rPr>
        <w:t xml:space="preserve"> </w:t>
      </w:r>
      <w:r w:rsidRPr="001E5705">
        <w:rPr>
          <w:b/>
          <w:bCs/>
        </w:rPr>
        <w:t>суми заборгованості по Договору. Оцінку вартості майна здійснює Орендодавець.</w:t>
      </w:r>
    </w:p>
    <w:p w14:paraId="4D184F75" w14:textId="77777777" w:rsidR="008542CD" w:rsidRPr="008542CD" w:rsidRDefault="008542CD" w:rsidP="00130DE2">
      <w:pPr>
        <w:jc w:val="both"/>
        <w:rPr>
          <w:b/>
          <w:bCs/>
        </w:rPr>
      </w:pPr>
      <w:r w:rsidRPr="008542CD">
        <w:rPr>
          <w:b/>
          <w:bCs/>
        </w:rPr>
        <w:t>7. ФОРС-МАЖОР</w:t>
      </w:r>
    </w:p>
    <w:p w14:paraId="29701E27" w14:textId="77777777" w:rsidR="00964C41" w:rsidRDefault="008542CD" w:rsidP="00130DE2">
      <w:pPr>
        <w:jc w:val="both"/>
        <w:rPr>
          <w:b/>
          <w:bCs/>
        </w:rPr>
      </w:pPr>
      <w:r w:rsidRPr="008542CD">
        <w:rPr>
          <w:b/>
          <w:bCs/>
        </w:rPr>
        <w:t>7.1. Сторони звільняються від відповідальності за невиконання зобов'язань у разі настання обставин непереборної сили (форс-мажор), які виникли незалежно від волі Сторін.</w:t>
      </w:r>
    </w:p>
    <w:p w14:paraId="38AD212F" w14:textId="14E828C1" w:rsidR="008542CD" w:rsidRPr="008542CD" w:rsidRDefault="008542CD" w:rsidP="00130DE2">
      <w:pPr>
        <w:jc w:val="both"/>
        <w:rPr>
          <w:b/>
          <w:bCs/>
        </w:rPr>
      </w:pPr>
      <w:r w:rsidRPr="008542CD">
        <w:rPr>
          <w:b/>
          <w:bCs/>
        </w:rPr>
        <w:t xml:space="preserve"> 7.2. До таких обставин відносяться: стихійні лиха, пожежі, техногенні аварії, військові дії, ракетні та артилерійські обстріли, оголошення воєнного стану, акти державних органів, що унеможливлюють виконання Договору.</w:t>
      </w:r>
    </w:p>
    <w:p w14:paraId="64DECE35" w14:textId="77777777" w:rsidR="008542CD" w:rsidRPr="008542CD" w:rsidRDefault="008542CD" w:rsidP="00130DE2">
      <w:pPr>
        <w:jc w:val="both"/>
        <w:rPr>
          <w:b/>
          <w:bCs/>
        </w:rPr>
      </w:pPr>
      <w:r w:rsidRPr="008542CD">
        <w:rPr>
          <w:b/>
          <w:bCs/>
        </w:rPr>
        <w:t>8. ПЕРСОНАЛЬНІ ДАНІ ТА КОНФІДЕНЦІЙНІСТЬ</w:t>
      </w:r>
    </w:p>
    <w:p w14:paraId="6BF8143E" w14:textId="44DCBD27" w:rsidR="00513AAE" w:rsidRDefault="00513AAE" w:rsidP="00130DE2">
      <w:pPr>
        <w:jc w:val="both"/>
        <w:rPr>
          <w:b/>
          <w:bCs/>
        </w:rPr>
      </w:pPr>
      <w:r>
        <w:rPr>
          <w:b/>
          <w:bCs/>
        </w:rPr>
        <w:t xml:space="preserve">8.1. </w:t>
      </w:r>
      <w:r w:rsidRPr="00513AAE">
        <w:rPr>
          <w:b/>
          <w:bCs/>
        </w:rPr>
        <w:t>Надаючи свої персональні дані Оренд</w:t>
      </w:r>
      <w:r w:rsidR="00E94218">
        <w:rPr>
          <w:b/>
          <w:bCs/>
        </w:rPr>
        <w:t>ар</w:t>
      </w:r>
      <w:r w:rsidRPr="00513AAE">
        <w:rPr>
          <w:b/>
          <w:bCs/>
        </w:rPr>
        <w:t xml:space="preserve"> дає згоду на обробку усіх наданих даних з метою</w:t>
      </w:r>
      <w:r>
        <w:rPr>
          <w:b/>
          <w:bCs/>
        </w:rPr>
        <w:t xml:space="preserve"> </w:t>
      </w:r>
      <w:r w:rsidRPr="00513AAE">
        <w:rPr>
          <w:b/>
          <w:bCs/>
        </w:rPr>
        <w:t>належного надання Оренд</w:t>
      </w:r>
      <w:r w:rsidR="00E94218">
        <w:rPr>
          <w:b/>
          <w:bCs/>
        </w:rPr>
        <w:t>одавцем</w:t>
      </w:r>
      <w:r w:rsidRPr="00513AAE">
        <w:rPr>
          <w:b/>
          <w:bCs/>
        </w:rPr>
        <w:t xml:space="preserve"> послуг, що передбачені Публічним Договором. А також підтверджує,</w:t>
      </w:r>
      <w:r>
        <w:rPr>
          <w:b/>
          <w:bCs/>
        </w:rPr>
        <w:t xml:space="preserve"> </w:t>
      </w:r>
      <w:r w:rsidRPr="00513AAE">
        <w:rPr>
          <w:b/>
          <w:bCs/>
        </w:rPr>
        <w:t>що ознайомився з переліком своїх прав як суб’єкта даних згідно зі статтею 8 Закону України «Про</w:t>
      </w:r>
      <w:r>
        <w:rPr>
          <w:b/>
          <w:bCs/>
        </w:rPr>
        <w:t xml:space="preserve"> </w:t>
      </w:r>
      <w:r w:rsidRPr="00513AAE">
        <w:rPr>
          <w:b/>
          <w:bCs/>
        </w:rPr>
        <w:t xml:space="preserve">захист персональних даних». </w:t>
      </w:r>
    </w:p>
    <w:p w14:paraId="43751ED1" w14:textId="1CC0B920" w:rsidR="00D87DA8" w:rsidRDefault="008542CD" w:rsidP="00130DE2">
      <w:pPr>
        <w:jc w:val="both"/>
        <w:rPr>
          <w:b/>
          <w:bCs/>
        </w:rPr>
      </w:pPr>
      <w:r w:rsidRPr="008542CD">
        <w:rPr>
          <w:b/>
          <w:bCs/>
        </w:rPr>
        <w:t xml:space="preserve">8.2. </w:t>
      </w:r>
      <w:r w:rsidR="00D87DA8" w:rsidRPr="00D87DA8">
        <w:rPr>
          <w:b/>
          <w:bCs/>
        </w:rPr>
        <w:t xml:space="preserve">При оформленні </w:t>
      </w:r>
      <w:r w:rsidR="005B2C60">
        <w:rPr>
          <w:b/>
          <w:bCs/>
        </w:rPr>
        <w:t xml:space="preserve">договору </w:t>
      </w:r>
      <w:r w:rsidR="00D87DA8" w:rsidRPr="00D87DA8">
        <w:rPr>
          <w:b/>
          <w:bCs/>
        </w:rPr>
        <w:t>Оренд</w:t>
      </w:r>
      <w:r w:rsidR="005B2C60">
        <w:rPr>
          <w:b/>
          <w:bCs/>
        </w:rPr>
        <w:t>ар</w:t>
      </w:r>
      <w:r w:rsidR="00D87DA8" w:rsidRPr="00D87DA8">
        <w:rPr>
          <w:b/>
          <w:bCs/>
        </w:rPr>
        <w:t xml:space="preserve"> повинен повідомити необхідну особисту</w:t>
      </w:r>
      <w:r w:rsidR="00D87DA8">
        <w:rPr>
          <w:b/>
          <w:bCs/>
        </w:rPr>
        <w:t xml:space="preserve"> </w:t>
      </w:r>
      <w:r w:rsidR="00D87DA8" w:rsidRPr="00D87DA8">
        <w:rPr>
          <w:b/>
          <w:bCs/>
        </w:rPr>
        <w:t>інформацію в обсязі, який є необхідним для надання послуг. Орендодавець залишає за собою право</w:t>
      </w:r>
      <w:r w:rsidR="00D87DA8">
        <w:rPr>
          <w:b/>
          <w:bCs/>
        </w:rPr>
        <w:t xml:space="preserve"> </w:t>
      </w:r>
      <w:r w:rsidR="00D87DA8" w:rsidRPr="00D87DA8">
        <w:rPr>
          <w:b/>
          <w:bCs/>
        </w:rPr>
        <w:t xml:space="preserve">вимагати надати додаткову особисту інформацію в разі потреби. </w:t>
      </w:r>
    </w:p>
    <w:p w14:paraId="65917781" w14:textId="406B7695" w:rsidR="00964C41" w:rsidRDefault="008542CD" w:rsidP="00130DE2">
      <w:pPr>
        <w:jc w:val="both"/>
        <w:rPr>
          <w:ins w:id="4" w:author="Microsoft Word" w:date="2025-12-28T19:55:00Z" w16du:dateUtc="2025-12-28T17:55:00Z"/>
          <w:b/>
          <w:bCs/>
        </w:rPr>
      </w:pPr>
      <w:r w:rsidRPr="008542CD">
        <w:rPr>
          <w:b/>
          <w:bCs/>
        </w:rPr>
        <w:t>8.3. Орендодавець зобов’язується не передавати дані третім особам, крім випадків, передбачених законодавством України (запити правоохоронних органів).</w:t>
      </w:r>
      <w:ins w:id="5" w:author="Microsoft Word" w:date="2025-12-28T19:55:00Z" w16du:dateUtc="2025-12-28T17:55:00Z">
        <w:r w:rsidRPr="008542CD">
          <w:rPr>
            <w:b/>
            <w:bCs/>
          </w:rPr>
          <w:t xml:space="preserve"> </w:t>
        </w:r>
      </w:ins>
    </w:p>
    <w:p w14:paraId="2C8C8FBC" w14:textId="77777777" w:rsidR="00964C41" w:rsidRDefault="008542CD" w:rsidP="00130DE2">
      <w:pPr>
        <w:jc w:val="both"/>
        <w:rPr>
          <w:ins w:id="6" w:author="Microsoft Word" w:date="2025-12-28T19:55:00Z" w16du:dateUtc="2025-12-28T17:55:00Z"/>
          <w:b/>
          <w:bCs/>
        </w:rPr>
      </w:pPr>
      <w:ins w:id="7" w:author="Microsoft Word" w:date="2025-12-28T19:55:00Z" w16du:dateUtc="2025-12-28T17:55:00Z">
        <w:r w:rsidRPr="008542CD">
          <w:rPr>
            <w:b/>
            <w:bCs/>
          </w:rPr>
          <w:t xml:space="preserve">8.2. Персональні дані використовуються виключно для виконання умов цього Договору, забезпечення безпеки та бухгалтерського обліку. </w:t>
        </w:r>
      </w:ins>
    </w:p>
    <w:p w14:paraId="5299A1B1" w14:textId="18A27C70" w:rsidR="008542CD" w:rsidRPr="008542CD" w:rsidRDefault="008542CD" w:rsidP="00130DE2">
      <w:pPr>
        <w:jc w:val="both"/>
        <w:rPr>
          <w:b/>
          <w:bCs/>
        </w:rPr>
      </w:pPr>
      <w:ins w:id="8" w:author="Microsoft Word" w:date="2025-12-28T19:55:00Z" w16du:dateUtc="2025-12-28T17:55:00Z">
        <w:r w:rsidRPr="008542CD">
          <w:rPr>
            <w:b/>
            <w:bCs/>
          </w:rPr>
          <w:t>8.3. Орендодавець зобов’язується не передавати дані третім особам, крім випадків, передбачених законодавством України (запити правоохоронних органів).</w:t>
        </w:r>
      </w:ins>
    </w:p>
    <w:p w14:paraId="5B4D3FDF" w14:textId="5CA73703" w:rsidR="00D87DA8" w:rsidRPr="008542CD" w:rsidRDefault="00D87DA8" w:rsidP="00130DE2">
      <w:pPr>
        <w:jc w:val="both"/>
        <w:rPr>
          <w:b/>
          <w:bCs/>
        </w:rPr>
      </w:pPr>
      <w:r>
        <w:rPr>
          <w:b/>
          <w:bCs/>
        </w:rPr>
        <w:t>8.4.</w:t>
      </w:r>
      <w:r w:rsidRPr="00D87DA8">
        <w:rPr>
          <w:rFonts w:ascii="Calibri" w:hAnsi="Calibri" w:cs="Calibri"/>
          <w:color w:val="000000"/>
          <w:sz w:val="22"/>
          <w:szCs w:val="22"/>
        </w:rPr>
        <w:t xml:space="preserve"> </w:t>
      </w:r>
      <w:r w:rsidRPr="00D87DA8">
        <w:rPr>
          <w:b/>
          <w:bCs/>
        </w:rPr>
        <w:t>З персональними даними Орендодавця можуть бути здійснені наступні дії: збір, систематизація,</w:t>
      </w:r>
      <w:r>
        <w:rPr>
          <w:b/>
          <w:bCs/>
        </w:rPr>
        <w:t xml:space="preserve"> </w:t>
      </w:r>
      <w:r w:rsidRPr="00D87DA8">
        <w:rPr>
          <w:b/>
          <w:bCs/>
        </w:rPr>
        <w:t>накопичення, зберігання, уточнення, використання, блокування, знищення</w:t>
      </w:r>
      <w:r w:rsidR="006659E3">
        <w:rPr>
          <w:b/>
          <w:bCs/>
        </w:rPr>
        <w:t xml:space="preserve"> та ін.</w:t>
      </w:r>
    </w:p>
    <w:p w14:paraId="6ADCE65B" w14:textId="77777777" w:rsidR="008542CD" w:rsidRPr="008542CD" w:rsidRDefault="008542CD" w:rsidP="00130DE2">
      <w:pPr>
        <w:jc w:val="both"/>
        <w:rPr>
          <w:b/>
          <w:bCs/>
        </w:rPr>
      </w:pPr>
      <w:r w:rsidRPr="008542CD">
        <w:rPr>
          <w:b/>
          <w:bCs/>
        </w:rPr>
        <w:t>9. ПРАВО НА ВХІД</w:t>
      </w:r>
    </w:p>
    <w:p w14:paraId="377E0FD8" w14:textId="77777777" w:rsidR="008542CD" w:rsidRPr="008542CD" w:rsidRDefault="008542CD" w:rsidP="00130DE2">
      <w:pPr>
        <w:jc w:val="both"/>
        <w:rPr>
          <w:b/>
          <w:bCs/>
        </w:rPr>
      </w:pPr>
      <w:r w:rsidRPr="008542CD">
        <w:rPr>
          <w:b/>
          <w:bCs/>
        </w:rPr>
        <w:t xml:space="preserve">9.1. Орендодавець має право увійти до Боксу без згоди Орендаря (у </w:t>
      </w:r>
      <w:proofErr w:type="spellStart"/>
      <w:r w:rsidRPr="008542CD">
        <w:rPr>
          <w:b/>
          <w:bCs/>
        </w:rPr>
        <w:t>т.ч</w:t>
      </w:r>
      <w:proofErr w:type="spellEnd"/>
      <w:r w:rsidRPr="008542CD">
        <w:rPr>
          <w:b/>
          <w:bCs/>
        </w:rPr>
        <w:t>. шляхом примусового відкриття замка) у випадках:</w:t>
      </w:r>
    </w:p>
    <w:p w14:paraId="5D7B8ED5" w14:textId="24A821D5" w:rsidR="00D87DA8" w:rsidRDefault="006659E3" w:rsidP="00130DE2">
      <w:pPr>
        <w:pStyle w:val="a9"/>
        <w:numPr>
          <w:ilvl w:val="0"/>
          <w:numId w:val="7"/>
        </w:numPr>
        <w:jc w:val="both"/>
        <w:rPr>
          <w:b/>
          <w:bCs/>
        </w:rPr>
      </w:pPr>
      <w:r>
        <w:rPr>
          <w:b/>
          <w:bCs/>
        </w:rPr>
        <w:lastRenderedPageBreak/>
        <w:t>В</w:t>
      </w:r>
      <w:r w:rsidR="00D87DA8" w:rsidRPr="00D87DA8">
        <w:rPr>
          <w:b/>
          <w:bCs/>
        </w:rPr>
        <w:t xml:space="preserve"> інтересах дотримання норм пожежної безпеки і правил технічної експлуатації;</w:t>
      </w:r>
    </w:p>
    <w:p w14:paraId="5ACB1D04" w14:textId="79540B80" w:rsidR="00D87DA8" w:rsidRDefault="006659E3" w:rsidP="00130DE2">
      <w:pPr>
        <w:numPr>
          <w:ilvl w:val="0"/>
          <w:numId w:val="5"/>
        </w:numPr>
        <w:jc w:val="both"/>
        <w:rPr>
          <w:b/>
          <w:bCs/>
        </w:rPr>
      </w:pPr>
      <w:r>
        <w:rPr>
          <w:b/>
          <w:bCs/>
        </w:rPr>
        <w:t>Д</w:t>
      </w:r>
      <w:r w:rsidR="00D87DA8" w:rsidRPr="00D87DA8">
        <w:rPr>
          <w:b/>
          <w:bCs/>
        </w:rPr>
        <w:t>ля невідкладного ремонту Об'єкту оренди;</w:t>
      </w:r>
    </w:p>
    <w:p w14:paraId="7A32A2C3" w14:textId="5C1026D8" w:rsidR="008542CD" w:rsidRPr="008542CD" w:rsidRDefault="00D87DA8" w:rsidP="00130DE2">
      <w:pPr>
        <w:numPr>
          <w:ilvl w:val="0"/>
          <w:numId w:val="5"/>
        </w:numPr>
        <w:jc w:val="both"/>
        <w:rPr>
          <w:b/>
          <w:bCs/>
        </w:rPr>
      </w:pPr>
      <w:r w:rsidRPr="00D87DA8">
        <w:rPr>
          <w:b/>
          <w:bCs/>
        </w:rPr>
        <w:t xml:space="preserve"> </w:t>
      </w:r>
      <w:r w:rsidR="008542CD" w:rsidRPr="008542CD">
        <w:rPr>
          <w:b/>
          <w:bCs/>
        </w:rPr>
        <w:t>Надзвичайної ситуації (пожежа, затоплення).</w:t>
      </w:r>
    </w:p>
    <w:p w14:paraId="039B161E" w14:textId="77777777" w:rsidR="008542CD" w:rsidRPr="008542CD" w:rsidRDefault="008542CD" w:rsidP="00130DE2">
      <w:pPr>
        <w:numPr>
          <w:ilvl w:val="0"/>
          <w:numId w:val="5"/>
        </w:numPr>
        <w:jc w:val="both"/>
        <w:rPr>
          <w:b/>
          <w:bCs/>
        </w:rPr>
      </w:pPr>
      <w:r w:rsidRPr="008542CD">
        <w:rPr>
          <w:b/>
          <w:bCs/>
        </w:rPr>
        <w:t>Обґрунтованої підозри у зберіганні заборонених речей.</w:t>
      </w:r>
    </w:p>
    <w:p w14:paraId="6FAC395D" w14:textId="77777777" w:rsidR="008542CD" w:rsidRPr="008542CD" w:rsidRDefault="008542CD" w:rsidP="00130DE2">
      <w:pPr>
        <w:numPr>
          <w:ilvl w:val="0"/>
          <w:numId w:val="5"/>
        </w:numPr>
        <w:jc w:val="both"/>
        <w:rPr>
          <w:b/>
          <w:bCs/>
        </w:rPr>
      </w:pPr>
      <w:r w:rsidRPr="008542CD">
        <w:rPr>
          <w:b/>
          <w:bCs/>
        </w:rPr>
        <w:t>Виконання рішення суду або вимоги поліції.</w:t>
      </w:r>
    </w:p>
    <w:p w14:paraId="3D219507" w14:textId="52D8B9B1" w:rsidR="008542CD" w:rsidRPr="008542CD" w:rsidRDefault="008542CD" w:rsidP="00130DE2">
      <w:pPr>
        <w:numPr>
          <w:ilvl w:val="0"/>
          <w:numId w:val="5"/>
        </w:numPr>
        <w:jc w:val="both"/>
        <w:rPr>
          <w:b/>
          <w:bCs/>
        </w:rPr>
      </w:pPr>
      <w:r w:rsidRPr="008542CD">
        <w:rPr>
          <w:b/>
          <w:bCs/>
        </w:rPr>
        <w:t xml:space="preserve">Наявності заборгованості з оплати понад </w:t>
      </w:r>
      <w:r w:rsidR="009E25A2">
        <w:rPr>
          <w:b/>
          <w:bCs/>
        </w:rPr>
        <w:t>14</w:t>
      </w:r>
      <w:r w:rsidRPr="008542CD">
        <w:rPr>
          <w:b/>
          <w:bCs/>
        </w:rPr>
        <w:t xml:space="preserve"> днів.</w:t>
      </w:r>
    </w:p>
    <w:p w14:paraId="4C5F0B47" w14:textId="77777777" w:rsidR="008542CD" w:rsidRPr="008542CD" w:rsidRDefault="008542CD" w:rsidP="00130DE2">
      <w:pPr>
        <w:jc w:val="both"/>
        <w:rPr>
          <w:b/>
          <w:bCs/>
        </w:rPr>
      </w:pPr>
      <w:r w:rsidRPr="008542CD">
        <w:rPr>
          <w:b/>
          <w:bCs/>
        </w:rPr>
        <w:t>10. ТЕРМІН ДІЇ ТА ЗМІНА УМОВ</w:t>
      </w:r>
    </w:p>
    <w:p w14:paraId="7BD03ECE" w14:textId="77777777" w:rsidR="00964C41" w:rsidRDefault="008542CD" w:rsidP="00130DE2">
      <w:pPr>
        <w:jc w:val="both"/>
        <w:rPr>
          <w:b/>
          <w:bCs/>
        </w:rPr>
      </w:pPr>
      <w:r w:rsidRPr="008542CD">
        <w:rPr>
          <w:b/>
          <w:bCs/>
        </w:rPr>
        <w:t xml:space="preserve">10.1. Договір набуває чинності з моменту першої оплати та діє протягом сплаченого періоду. </w:t>
      </w:r>
    </w:p>
    <w:p w14:paraId="318D5755" w14:textId="77777777" w:rsidR="00964C41" w:rsidRDefault="008542CD" w:rsidP="00130DE2">
      <w:pPr>
        <w:jc w:val="both"/>
        <w:rPr>
          <w:b/>
          <w:bCs/>
        </w:rPr>
      </w:pPr>
      <w:r w:rsidRPr="008542CD">
        <w:rPr>
          <w:b/>
          <w:bCs/>
        </w:rPr>
        <w:t xml:space="preserve">10.2. Договір автоматично продовжується на кожний наступний місяць за умови своєчасної оплати (пролонгація). </w:t>
      </w:r>
    </w:p>
    <w:p w14:paraId="7540858C" w14:textId="7F658720" w:rsidR="008542CD" w:rsidRPr="008542CD" w:rsidRDefault="008542CD" w:rsidP="00130DE2">
      <w:pPr>
        <w:jc w:val="both"/>
        <w:rPr>
          <w:b/>
          <w:bCs/>
        </w:rPr>
      </w:pPr>
      <w:r w:rsidRPr="008542CD">
        <w:rPr>
          <w:b/>
          <w:bCs/>
        </w:rPr>
        <w:t xml:space="preserve">10.3. Орендодавець має право в односторонньому порядку змінювати умови Договору та Тарифи, публікуючи їх на офіційному веб-сайті або повідомляючи Орендаря за </w:t>
      </w:r>
      <w:r w:rsidR="00230FD4">
        <w:rPr>
          <w:b/>
          <w:bCs/>
        </w:rPr>
        <w:t>3</w:t>
      </w:r>
      <w:r w:rsidRPr="008542CD">
        <w:rPr>
          <w:b/>
          <w:bCs/>
        </w:rPr>
        <w:t>0днів до змін.</w:t>
      </w:r>
    </w:p>
    <w:p w14:paraId="4EF91CFF" w14:textId="77777777" w:rsidR="00230FD4" w:rsidRDefault="00230FD4" w:rsidP="00130DE2">
      <w:pPr>
        <w:jc w:val="both"/>
        <w:rPr>
          <w:b/>
          <w:bCs/>
        </w:rPr>
      </w:pPr>
      <w:r>
        <w:rPr>
          <w:b/>
          <w:bCs/>
        </w:rPr>
        <w:t>10.4.</w:t>
      </w:r>
      <w:r w:rsidRPr="00230FD4">
        <w:rPr>
          <w:rFonts w:ascii="Calibri" w:hAnsi="Calibri" w:cs="Calibri"/>
          <w:color w:val="000000"/>
          <w:sz w:val="22"/>
          <w:szCs w:val="22"/>
        </w:rPr>
        <w:t xml:space="preserve"> </w:t>
      </w:r>
      <w:r w:rsidRPr="00230FD4">
        <w:rPr>
          <w:b/>
          <w:bCs/>
        </w:rPr>
        <w:t>Договір припиняє свою дію в наступних випадках:</w:t>
      </w:r>
      <w:r>
        <w:rPr>
          <w:b/>
          <w:bCs/>
        </w:rPr>
        <w:t xml:space="preserve"> </w:t>
      </w:r>
    </w:p>
    <w:p w14:paraId="52179ADA" w14:textId="77777777" w:rsidR="000E07BB" w:rsidRDefault="00230FD4" w:rsidP="00130DE2">
      <w:pPr>
        <w:pStyle w:val="a9"/>
        <w:numPr>
          <w:ilvl w:val="0"/>
          <w:numId w:val="6"/>
        </w:numPr>
        <w:jc w:val="both"/>
        <w:rPr>
          <w:b/>
          <w:bCs/>
        </w:rPr>
      </w:pPr>
      <w:r w:rsidRPr="00230FD4">
        <w:rPr>
          <w:b/>
          <w:bCs/>
        </w:rPr>
        <w:t>з моменту поверненням Орендарем Об’єкту оренди відповідно Акту про повернення</w:t>
      </w:r>
      <w:r>
        <w:rPr>
          <w:b/>
          <w:bCs/>
        </w:rPr>
        <w:t xml:space="preserve"> </w:t>
      </w:r>
      <w:r w:rsidRPr="00230FD4">
        <w:rPr>
          <w:b/>
          <w:bCs/>
        </w:rPr>
        <w:t>Об’єкту оренди або ж у разі дострокового розірвання Договору Сторонами в порядку і</w:t>
      </w:r>
      <w:r>
        <w:rPr>
          <w:b/>
          <w:bCs/>
        </w:rPr>
        <w:t xml:space="preserve"> </w:t>
      </w:r>
      <w:r w:rsidRPr="00230FD4">
        <w:rPr>
          <w:b/>
          <w:bCs/>
        </w:rPr>
        <w:t>на умовах, передбачених Договором;</w:t>
      </w:r>
    </w:p>
    <w:p w14:paraId="3C03F5DB" w14:textId="77777777" w:rsidR="000E07BB" w:rsidRDefault="00230FD4" w:rsidP="00130DE2">
      <w:pPr>
        <w:pStyle w:val="a9"/>
        <w:numPr>
          <w:ilvl w:val="0"/>
          <w:numId w:val="6"/>
        </w:numPr>
        <w:jc w:val="both"/>
        <w:rPr>
          <w:b/>
          <w:bCs/>
        </w:rPr>
      </w:pPr>
      <w:r w:rsidRPr="00230FD4">
        <w:rPr>
          <w:b/>
          <w:bCs/>
        </w:rPr>
        <w:t xml:space="preserve"> за взаємною згодою Сторін в термін, встановлений такою угодою;</w:t>
      </w:r>
    </w:p>
    <w:p w14:paraId="284A063D" w14:textId="4C27AA80" w:rsidR="00230FD4" w:rsidRDefault="00230FD4" w:rsidP="00130DE2">
      <w:pPr>
        <w:pStyle w:val="a9"/>
        <w:numPr>
          <w:ilvl w:val="0"/>
          <w:numId w:val="6"/>
        </w:numPr>
        <w:jc w:val="both"/>
        <w:rPr>
          <w:b/>
          <w:bCs/>
        </w:rPr>
      </w:pPr>
      <w:r w:rsidRPr="00230FD4">
        <w:rPr>
          <w:b/>
          <w:bCs/>
        </w:rPr>
        <w:t xml:space="preserve"> в односторонньому порядку Орендодавцем в разі використання Об’єкту оренди невідповідно до його цільового призначення або в разі порушення </w:t>
      </w:r>
      <w:r w:rsidR="00C1069D">
        <w:rPr>
          <w:b/>
          <w:bCs/>
        </w:rPr>
        <w:t xml:space="preserve">прийнятого (акцептованого) </w:t>
      </w:r>
      <w:r w:rsidRPr="00230FD4">
        <w:rPr>
          <w:b/>
          <w:bCs/>
        </w:rPr>
        <w:t>Договору,</w:t>
      </w:r>
      <w:r>
        <w:rPr>
          <w:b/>
          <w:bCs/>
        </w:rPr>
        <w:t xml:space="preserve"> </w:t>
      </w:r>
      <w:r w:rsidRPr="00230FD4">
        <w:rPr>
          <w:b/>
          <w:bCs/>
        </w:rPr>
        <w:t>або в разі несплати</w:t>
      </w:r>
      <w:r w:rsidR="000D49C9">
        <w:rPr>
          <w:b/>
          <w:bCs/>
        </w:rPr>
        <w:t xml:space="preserve"> (</w:t>
      </w:r>
      <w:r w:rsidRPr="00230FD4">
        <w:rPr>
          <w:b/>
          <w:bCs/>
        </w:rPr>
        <w:t xml:space="preserve"> https://</w:t>
      </w:r>
      <w:r w:rsidR="000E07BB" w:rsidRPr="000E07BB">
        <w:rPr>
          <w:b/>
          <w:bCs/>
        </w:rPr>
        <w:t xml:space="preserve"> </w:t>
      </w:r>
      <w:proofErr w:type="spellStart"/>
      <w:r w:rsidR="000E07BB">
        <w:rPr>
          <w:b/>
          <w:bCs/>
          <w:lang w:val="en-US"/>
        </w:rPr>
        <w:t>mistseye</w:t>
      </w:r>
      <w:proofErr w:type="spellEnd"/>
      <w:r w:rsidR="000E07BB" w:rsidRPr="005970B7">
        <w:rPr>
          <w:b/>
          <w:bCs/>
        </w:rPr>
        <w:t>.</w:t>
      </w:r>
      <w:proofErr w:type="spellStart"/>
      <w:r w:rsidR="000E07BB" w:rsidRPr="00EB4D5F">
        <w:rPr>
          <w:b/>
          <w:bCs/>
        </w:rPr>
        <w:t>com</w:t>
      </w:r>
      <w:proofErr w:type="spellEnd"/>
      <w:r w:rsidR="000E07BB" w:rsidRPr="005970B7">
        <w:rPr>
          <w:b/>
          <w:bCs/>
        </w:rPr>
        <w:t>.</w:t>
      </w:r>
      <w:proofErr w:type="spellStart"/>
      <w:r w:rsidR="000E07BB">
        <w:rPr>
          <w:b/>
          <w:bCs/>
          <w:lang w:val="en-US"/>
        </w:rPr>
        <w:t>ua</w:t>
      </w:r>
      <w:proofErr w:type="spellEnd"/>
      <w:r w:rsidR="000E07BB" w:rsidRPr="00230FD4">
        <w:rPr>
          <w:b/>
          <w:bCs/>
        </w:rPr>
        <w:t xml:space="preserve"> </w:t>
      </w:r>
      <w:r w:rsidRPr="00230FD4">
        <w:rPr>
          <w:b/>
          <w:bCs/>
        </w:rPr>
        <w:t xml:space="preserve">/ </w:t>
      </w:r>
      <w:r w:rsidR="000D49C9">
        <w:rPr>
          <w:b/>
          <w:bCs/>
        </w:rPr>
        <w:t xml:space="preserve">) </w:t>
      </w:r>
      <w:r w:rsidRPr="00230FD4">
        <w:rPr>
          <w:b/>
          <w:bCs/>
        </w:rPr>
        <w:t xml:space="preserve">орендної плати протягом </w:t>
      </w:r>
      <w:r>
        <w:rPr>
          <w:b/>
          <w:bCs/>
        </w:rPr>
        <w:t xml:space="preserve">5 </w:t>
      </w:r>
      <w:r w:rsidRPr="00230FD4">
        <w:rPr>
          <w:b/>
          <w:bCs/>
        </w:rPr>
        <w:t>(</w:t>
      </w:r>
      <w:r>
        <w:rPr>
          <w:b/>
          <w:bCs/>
        </w:rPr>
        <w:t>п’яти</w:t>
      </w:r>
      <w:r w:rsidRPr="00230FD4">
        <w:rPr>
          <w:b/>
          <w:bCs/>
        </w:rPr>
        <w:t>) днів чи більше, з повідомленням Орендаря не пізніше ніж за 2 (два) дні</w:t>
      </w:r>
      <w:r w:rsidR="00460550">
        <w:rPr>
          <w:b/>
          <w:bCs/>
        </w:rPr>
        <w:t xml:space="preserve"> </w:t>
      </w:r>
      <w:r w:rsidRPr="00230FD4">
        <w:rPr>
          <w:b/>
          <w:bCs/>
        </w:rPr>
        <w:t>до дати розірвання договору.</w:t>
      </w:r>
    </w:p>
    <w:p w14:paraId="5653DC1C" w14:textId="01051C5B" w:rsidR="00460550" w:rsidRDefault="00460550" w:rsidP="00130DE2">
      <w:pPr>
        <w:jc w:val="both"/>
        <w:rPr>
          <w:b/>
          <w:bCs/>
        </w:rPr>
      </w:pPr>
      <w:r>
        <w:rPr>
          <w:b/>
          <w:bCs/>
        </w:rPr>
        <w:t>10.5.</w:t>
      </w:r>
      <w:r w:rsidRPr="00460550">
        <w:rPr>
          <w:rFonts w:ascii="Calibri" w:hAnsi="Calibri" w:cs="Calibri"/>
          <w:color w:val="000000"/>
          <w:sz w:val="22"/>
          <w:szCs w:val="22"/>
        </w:rPr>
        <w:t xml:space="preserve"> </w:t>
      </w:r>
      <w:r w:rsidRPr="00460550">
        <w:rPr>
          <w:b/>
          <w:bCs/>
        </w:rPr>
        <w:t>У разі відсутності повідомлення від Орендаря про намір продовжити або припинити користування</w:t>
      </w:r>
      <w:r>
        <w:rPr>
          <w:b/>
          <w:bCs/>
        </w:rPr>
        <w:t xml:space="preserve"> </w:t>
      </w:r>
      <w:r w:rsidRPr="00460550">
        <w:rPr>
          <w:b/>
          <w:bCs/>
        </w:rPr>
        <w:t xml:space="preserve">індивідуального складського </w:t>
      </w:r>
      <w:r w:rsidR="000E07BB">
        <w:rPr>
          <w:b/>
          <w:bCs/>
        </w:rPr>
        <w:t>боксу</w:t>
      </w:r>
      <w:r w:rsidRPr="00460550">
        <w:rPr>
          <w:b/>
          <w:bCs/>
        </w:rPr>
        <w:t>, але за умови надходження від Орендаря грошових</w:t>
      </w:r>
      <w:r>
        <w:rPr>
          <w:b/>
          <w:bCs/>
        </w:rPr>
        <w:t xml:space="preserve"> </w:t>
      </w:r>
      <w:r w:rsidRPr="00460550">
        <w:rPr>
          <w:b/>
          <w:bCs/>
        </w:rPr>
        <w:t>коштів на розрахунковий рахунок Орендодавця термін користування індивідуального складського</w:t>
      </w:r>
      <w:r>
        <w:rPr>
          <w:b/>
          <w:bCs/>
        </w:rPr>
        <w:t xml:space="preserve"> </w:t>
      </w:r>
      <w:r w:rsidR="000E07BB">
        <w:rPr>
          <w:b/>
          <w:bCs/>
        </w:rPr>
        <w:t>боксу</w:t>
      </w:r>
      <w:r w:rsidRPr="00460550">
        <w:rPr>
          <w:b/>
          <w:bCs/>
        </w:rPr>
        <w:t xml:space="preserve">, а також і термін договору, продовжується на оплачений період. </w:t>
      </w:r>
    </w:p>
    <w:p w14:paraId="5991B107" w14:textId="1DF82C43" w:rsidR="007C455F" w:rsidRDefault="008542CD" w:rsidP="00130DE2">
      <w:pPr>
        <w:jc w:val="both"/>
        <w:rPr>
          <w:b/>
          <w:bCs/>
        </w:rPr>
      </w:pPr>
      <w:r w:rsidRPr="008542CD">
        <w:rPr>
          <w:b/>
          <w:bCs/>
        </w:rPr>
        <w:t xml:space="preserve">11. </w:t>
      </w:r>
      <w:r w:rsidR="007C455F">
        <w:rPr>
          <w:b/>
          <w:bCs/>
        </w:rPr>
        <w:t>ПОРЯДОК ВИРІШЕННЯ СПОРІВ</w:t>
      </w:r>
    </w:p>
    <w:p w14:paraId="74E39FAA" w14:textId="66C4F93E" w:rsidR="007C455F" w:rsidRDefault="007C455F" w:rsidP="00130DE2">
      <w:pPr>
        <w:jc w:val="both"/>
        <w:rPr>
          <w:b/>
          <w:bCs/>
        </w:rPr>
      </w:pPr>
      <w:r w:rsidRPr="007C455F">
        <w:rPr>
          <w:b/>
          <w:bCs/>
        </w:rPr>
        <w:t xml:space="preserve"> 1</w:t>
      </w:r>
      <w:r>
        <w:rPr>
          <w:b/>
          <w:bCs/>
        </w:rPr>
        <w:t>1</w:t>
      </w:r>
      <w:r w:rsidRPr="007C455F">
        <w:rPr>
          <w:b/>
          <w:bCs/>
        </w:rPr>
        <w:t xml:space="preserve">.1. Усі розбіжності і спори, які можуть виникнути між Сторонами у зв'язку з виконанням цього Договору, вирішуються шляхом переговорів. </w:t>
      </w:r>
    </w:p>
    <w:p w14:paraId="7D5156B8" w14:textId="21FF93AC" w:rsidR="007C455F" w:rsidRDefault="007C455F" w:rsidP="00130DE2">
      <w:pPr>
        <w:jc w:val="both"/>
        <w:rPr>
          <w:b/>
          <w:bCs/>
        </w:rPr>
      </w:pPr>
      <w:r w:rsidRPr="007C455F">
        <w:rPr>
          <w:b/>
          <w:bCs/>
        </w:rPr>
        <w:t>1</w:t>
      </w:r>
      <w:r>
        <w:rPr>
          <w:b/>
          <w:bCs/>
        </w:rPr>
        <w:t>1</w:t>
      </w:r>
      <w:r w:rsidRPr="007C455F">
        <w:rPr>
          <w:b/>
          <w:bCs/>
        </w:rPr>
        <w:t xml:space="preserve">.2. У разі якщо Сторони в результаті переговорів не змогли досягти взаємної згоди щодо розбіжностей, що виникли, а також у разі якщо одна зі Сторін ухиляється від проведення </w:t>
      </w:r>
      <w:r w:rsidRPr="007C455F">
        <w:rPr>
          <w:b/>
          <w:bCs/>
        </w:rPr>
        <w:lastRenderedPageBreak/>
        <w:t>переговорів, спір вирішується в судовому порядку, встановленому законодавством України.</w:t>
      </w:r>
    </w:p>
    <w:p w14:paraId="47503522" w14:textId="275605F9" w:rsidR="008542CD" w:rsidRPr="008542CD" w:rsidRDefault="008542CD" w:rsidP="00130DE2">
      <w:pPr>
        <w:jc w:val="both"/>
        <w:rPr>
          <w:b/>
          <w:bCs/>
        </w:rPr>
      </w:pPr>
      <w:r w:rsidRPr="008542CD">
        <w:rPr>
          <w:b/>
          <w:bCs/>
        </w:rPr>
        <w:t>1</w:t>
      </w:r>
      <w:r w:rsidR="007C455F">
        <w:rPr>
          <w:b/>
          <w:bCs/>
        </w:rPr>
        <w:t>2</w:t>
      </w:r>
      <w:r w:rsidRPr="008542CD">
        <w:rPr>
          <w:b/>
          <w:bCs/>
        </w:rPr>
        <w:t>. РЕКВІЗИТИ ОРЕНДОДАВЦЯ</w:t>
      </w:r>
    </w:p>
    <w:p w14:paraId="0D62C11E" w14:textId="67AA47BB" w:rsidR="001634E2" w:rsidRPr="001634E2" w:rsidRDefault="001634E2" w:rsidP="00130DE2">
      <w:pPr>
        <w:jc w:val="both"/>
      </w:pPr>
    </w:p>
    <w:p w14:paraId="0A4C1ACB" w14:textId="77777777" w:rsidR="00F10A5B" w:rsidRPr="00F10A5B" w:rsidRDefault="00F10A5B" w:rsidP="00130DE2">
      <w:pPr>
        <w:jc w:val="both"/>
      </w:pPr>
    </w:p>
    <w:sectPr w:rsidR="00F10A5B" w:rsidRPr="00F10A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488"/>
    <w:multiLevelType w:val="hybridMultilevel"/>
    <w:tmpl w:val="55C82C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7520947"/>
    <w:multiLevelType w:val="multilevel"/>
    <w:tmpl w:val="4D2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A4920"/>
    <w:multiLevelType w:val="multilevel"/>
    <w:tmpl w:val="228A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5779B"/>
    <w:multiLevelType w:val="multilevel"/>
    <w:tmpl w:val="9504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B520A"/>
    <w:multiLevelType w:val="hybridMultilevel"/>
    <w:tmpl w:val="1CE014F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599B4B4A"/>
    <w:multiLevelType w:val="multilevel"/>
    <w:tmpl w:val="1C00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6D74BC"/>
    <w:multiLevelType w:val="multilevel"/>
    <w:tmpl w:val="5592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911705">
    <w:abstractNumId w:val="2"/>
  </w:num>
  <w:num w:numId="2" w16cid:durableId="349643993">
    <w:abstractNumId w:val="5"/>
  </w:num>
  <w:num w:numId="3" w16cid:durableId="2110544732">
    <w:abstractNumId w:val="6"/>
  </w:num>
  <w:num w:numId="4" w16cid:durableId="1431509934">
    <w:abstractNumId w:val="3"/>
  </w:num>
  <w:num w:numId="5" w16cid:durableId="1819299197">
    <w:abstractNumId w:val="1"/>
  </w:num>
  <w:num w:numId="6" w16cid:durableId="1633289909">
    <w:abstractNumId w:val="0"/>
  </w:num>
  <w:num w:numId="7" w16cid:durableId="1187645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1E0"/>
    <w:rsid w:val="000448F8"/>
    <w:rsid w:val="000C2054"/>
    <w:rsid w:val="000D49C9"/>
    <w:rsid w:val="000E07BB"/>
    <w:rsid w:val="000E4D01"/>
    <w:rsid w:val="000E67AD"/>
    <w:rsid w:val="00130DE2"/>
    <w:rsid w:val="00140E4B"/>
    <w:rsid w:val="001634E2"/>
    <w:rsid w:val="001C4985"/>
    <w:rsid w:val="001C518D"/>
    <w:rsid w:val="001E5705"/>
    <w:rsid w:val="001E5C0E"/>
    <w:rsid w:val="00230FD4"/>
    <w:rsid w:val="002D28E1"/>
    <w:rsid w:val="002E6D32"/>
    <w:rsid w:val="00307A1D"/>
    <w:rsid w:val="003434A8"/>
    <w:rsid w:val="00386EF4"/>
    <w:rsid w:val="003C6033"/>
    <w:rsid w:val="004310DF"/>
    <w:rsid w:val="00460550"/>
    <w:rsid w:val="00467712"/>
    <w:rsid w:val="00513AAE"/>
    <w:rsid w:val="005970B7"/>
    <w:rsid w:val="005A66F0"/>
    <w:rsid w:val="005B2C60"/>
    <w:rsid w:val="005F2CF6"/>
    <w:rsid w:val="00631A48"/>
    <w:rsid w:val="00642992"/>
    <w:rsid w:val="006659E3"/>
    <w:rsid w:val="006A366A"/>
    <w:rsid w:val="007C455F"/>
    <w:rsid w:val="007F331E"/>
    <w:rsid w:val="00814868"/>
    <w:rsid w:val="0082025A"/>
    <w:rsid w:val="0082475D"/>
    <w:rsid w:val="008542CD"/>
    <w:rsid w:val="008A6489"/>
    <w:rsid w:val="008B723D"/>
    <w:rsid w:val="008C2173"/>
    <w:rsid w:val="00933066"/>
    <w:rsid w:val="00964C41"/>
    <w:rsid w:val="009D01E0"/>
    <w:rsid w:val="009E25A2"/>
    <w:rsid w:val="00A150E4"/>
    <w:rsid w:val="00AB2822"/>
    <w:rsid w:val="00AC0E5D"/>
    <w:rsid w:val="00B81790"/>
    <w:rsid w:val="00BC1D90"/>
    <w:rsid w:val="00BD50EC"/>
    <w:rsid w:val="00C1069D"/>
    <w:rsid w:val="00C41BAF"/>
    <w:rsid w:val="00C65362"/>
    <w:rsid w:val="00C909AF"/>
    <w:rsid w:val="00C93BC4"/>
    <w:rsid w:val="00CB5C38"/>
    <w:rsid w:val="00D269DE"/>
    <w:rsid w:val="00D37D7C"/>
    <w:rsid w:val="00D87DA8"/>
    <w:rsid w:val="00DE1DDE"/>
    <w:rsid w:val="00E8355D"/>
    <w:rsid w:val="00E94218"/>
    <w:rsid w:val="00EB4D5F"/>
    <w:rsid w:val="00EB6CB0"/>
    <w:rsid w:val="00F10A5B"/>
    <w:rsid w:val="00FC018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9E2C"/>
  <w15:chartTrackingRefBased/>
  <w15:docId w15:val="{31C43BF0-2147-4B11-B7C5-3E10ED1A2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0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D0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D01E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D01E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D01E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D01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D01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01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D01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01E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D01E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D01E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D01E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D01E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D01E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D01E0"/>
    <w:rPr>
      <w:rFonts w:eastAsiaTheme="majorEastAsia" w:cstheme="majorBidi"/>
      <w:color w:val="595959" w:themeColor="text1" w:themeTint="A6"/>
    </w:rPr>
  </w:style>
  <w:style w:type="character" w:customStyle="1" w:styleId="80">
    <w:name w:val="Заголовок 8 Знак"/>
    <w:basedOn w:val="a0"/>
    <w:link w:val="8"/>
    <w:uiPriority w:val="9"/>
    <w:semiHidden/>
    <w:rsid w:val="009D01E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D01E0"/>
    <w:rPr>
      <w:rFonts w:eastAsiaTheme="majorEastAsia" w:cstheme="majorBidi"/>
      <w:color w:val="272727" w:themeColor="text1" w:themeTint="D8"/>
    </w:rPr>
  </w:style>
  <w:style w:type="paragraph" w:styleId="a3">
    <w:name w:val="Title"/>
    <w:basedOn w:val="a"/>
    <w:next w:val="a"/>
    <w:link w:val="a4"/>
    <w:uiPriority w:val="10"/>
    <w:qFormat/>
    <w:rsid w:val="009D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D01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01E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D01E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D01E0"/>
    <w:pPr>
      <w:spacing w:before="160"/>
      <w:jc w:val="center"/>
    </w:pPr>
    <w:rPr>
      <w:i/>
      <w:iCs/>
      <w:color w:val="404040" w:themeColor="text1" w:themeTint="BF"/>
    </w:rPr>
  </w:style>
  <w:style w:type="character" w:customStyle="1" w:styleId="a8">
    <w:name w:val="Цитата Знак"/>
    <w:basedOn w:val="a0"/>
    <w:link w:val="a7"/>
    <w:uiPriority w:val="29"/>
    <w:rsid w:val="009D01E0"/>
    <w:rPr>
      <w:i/>
      <w:iCs/>
      <w:color w:val="404040" w:themeColor="text1" w:themeTint="BF"/>
    </w:rPr>
  </w:style>
  <w:style w:type="paragraph" w:styleId="a9">
    <w:name w:val="List Paragraph"/>
    <w:basedOn w:val="a"/>
    <w:uiPriority w:val="34"/>
    <w:qFormat/>
    <w:rsid w:val="009D01E0"/>
    <w:pPr>
      <w:ind w:left="720"/>
      <w:contextualSpacing/>
    </w:pPr>
  </w:style>
  <w:style w:type="character" w:styleId="aa">
    <w:name w:val="Intense Emphasis"/>
    <w:basedOn w:val="a0"/>
    <w:uiPriority w:val="21"/>
    <w:qFormat/>
    <w:rsid w:val="009D01E0"/>
    <w:rPr>
      <w:i/>
      <w:iCs/>
      <w:color w:val="2F5496" w:themeColor="accent1" w:themeShade="BF"/>
    </w:rPr>
  </w:style>
  <w:style w:type="paragraph" w:styleId="ab">
    <w:name w:val="Intense Quote"/>
    <w:basedOn w:val="a"/>
    <w:next w:val="a"/>
    <w:link w:val="ac"/>
    <w:uiPriority w:val="30"/>
    <w:qFormat/>
    <w:rsid w:val="009D0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9D01E0"/>
    <w:rPr>
      <w:i/>
      <w:iCs/>
      <w:color w:val="2F5496" w:themeColor="accent1" w:themeShade="BF"/>
    </w:rPr>
  </w:style>
  <w:style w:type="character" w:styleId="ad">
    <w:name w:val="Intense Reference"/>
    <w:basedOn w:val="a0"/>
    <w:uiPriority w:val="32"/>
    <w:qFormat/>
    <w:rsid w:val="009D0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9</Pages>
  <Words>12400</Words>
  <Characters>7068</Characters>
  <Application>Microsoft Office Word</Application>
  <DocSecurity>0</DocSecurity>
  <Lines>58</Lines>
  <Paragraphs>38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Ефремова Ева</dc:creator>
  <cp:keywords/>
  <dc:description/>
  <cp:lastModifiedBy>Ефремова Ева</cp:lastModifiedBy>
  <cp:revision>33</cp:revision>
  <dcterms:created xsi:type="dcterms:W3CDTF">2025-12-27T18:00:00Z</dcterms:created>
  <dcterms:modified xsi:type="dcterms:W3CDTF">2026-01-05T13:08:00Z</dcterms:modified>
</cp:coreProperties>
</file>